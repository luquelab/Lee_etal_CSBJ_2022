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C67FD" w:rsidRDefault="00386A43">
      <w:pPr>
        <w:widowControl w:val="0"/>
        <w:suppressLineNumbers/>
        <w:pBdr>
          <w:top w:val="nil"/>
          <w:left w:val="nil"/>
          <w:bottom w:val="nil"/>
          <w:right w:val="nil"/>
          <w:between w:val="nil"/>
        </w:pBdr>
        <w:rPr>
          <w:sz w:val="32"/>
          <w:szCs w:val="32"/>
        </w:rPr>
        <w:pPrChange w:id="0" w:author="Diana Lee" w:date="2021-12-17T13:58:00Z">
          <w:pPr>
            <w:widowControl w:val="0"/>
            <w:pBdr>
              <w:top w:val="nil"/>
              <w:left w:val="nil"/>
              <w:bottom w:val="nil"/>
              <w:right w:val="nil"/>
              <w:between w:val="nil"/>
            </w:pBdr>
          </w:pPr>
        </w:pPrChange>
      </w:pPr>
      <w:r>
        <w:rPr>
          <w:sz w:val="32"/>
          <w:szCs w:val="32"/>
        </w:rPr>
        <w:t xml:space="preserve">Predicting the capsid architecture of </w:t>
      </w:r>
      <w:sdt>
        <w:sdtPr>
          <w:tag w:val="goog_rdk_0"/>
          <w:id w:val="-423655575"/>
        </w:sdtPr>
        <w:sdtEndPr/>
        <w:sdtContent>
          <w:del w:id="1" w:author="Antoni Luque Santolaria" w:date="2021-11-17T12:00:00Z">
            <w:r>
              <w:rPr>
                <w:sz w:val="32"/>
                <w:szCs w:val="32"/>
              </w:rPr>
              <w:delText xml:space="preserve">viruses </w:delText>
            </w:r>
          </w:del>
        </w:sdtContent>
      </w:sdt>
      <w:sdt>
        <w:sdtPr>
          <w:tag w:val="goog_rdk_1"/>
          <w:id w:val="364566558"/>
        </w:sdtPr>
        <w:sdtEndPr/>
        <w:sdtContent>
          <w:ins w:id="2" w:author="Antoni Luque Santolaria" w:date="2021-11-17T12:00:00Z">
            <w:r>
              <w:rPr>
                <w:sz w:val="32"/>
                <w:szCs w:val="32"/>
              </w:rPr>
              <w:t xml:space="preserve">phages </w:t>
            </w:r>
          </w:ins>
        </w:sdtContent>
      </w:sdt>
      <w:r>
        <w:rPr>
          <w:sz w:val="32"/>
          <w:szCs w:val="32"/>
        </w:rPr>
        <w:t>from metagenomic data</w:t>
      </w:r>
    </w:p>
    <w:p w14:paraId="00000002" w14:textId="77777777" w:rsidR="00EC67FD" w:rsidRDefault="00386A43">
      <w:pPr>
        <w:widowControl w:val="0"/>
        <w:suppressLineNumbers/>
        <w:pBdr>
          <w:top w:val="nil"/>
          <w:left w:val="nil"/>
          <w:bottom w:val="nil"/>
          <w:right w:val="nil"/>
          <w:between w:val="nil"/>
        </w:pBdr>
        <w:pPrChange w:id="3" w:author="Diana Lee" w:date="2021-12-17T13:58:00Z">
          <w:pPr>
            <w:widowControl w:val="0"/>
            <w:pBdr>
              <w:top w:val="nil"/>
              <w:left w:val="nil"/>
              <w:bottom w:val="nil"/>
              <w:right w:val="nil"/>
              <w:between w:val="nil"/>
            </w:pBdr>
          </w:pPr>
        </w:pPrChange>
      </w:pPr>
      <w:r>
        <w:t>Diana Y. Lee</w:t>
      </w:r>
      <w:r>
        <w:rPr>
          <w:vertAlign w:val="superscript"/>
        </w:rPr>
        <w:t>1,2</w:t>
      </w:r>
      <w:r>
        <w:t>, Caitlin Bartels</w:t>
      </w:r>
      <w:r>
        <w:rPr>
          <w:vertAlign w:val="superscript"/>
        </w:rPr>
        <w:t>1,3</w:t>
      </w:r>
      <w:r>
        <w:t>, Katelyn McNair</w:t>
      </w:r>
      <w:r>
        <w:rPr>
          <w:vertAlign w:val="superscript"/>
        </w:rPr>
        <w:t>1,2</w:t>
      </w:r>
      <w:r>
        <w:t>, Robert A. Edwards</w:t>
      </w:r>
      <w:r>
        <w:rPr>
          <w:vertAlign w:val="superscript"/>
        </w:rPr>
        <w:t>1,2,3,4</w:t>
      </w:r>
      <w:r>
        <w:t>, Manal A. Swairjo</w:t>
      </w:r>
      <w:r>
        <w:rPr>
          <w:vertAlign w:val="superscript"/>
        </w:rPr>
        <w:t>1,5</w:t>
      </w:r>
      <w:r>
        <w:t>, and Antoni Luque</w:t>
      </w:r>
      <w:r>
        <w:rPr>
          <w:vertAlign w:val="superscript"/>
        </w:rPr>
        <w:t>1,2,</w:t>
      </w:r>
      <w:proofErr w:type="gramStart"/>
      <w:r>
        <w:rPr>
          <w:vertAlign w:val="superscript"/>
        </w:rPr>
        <w:t>6,</w:t>
      </w:r>
      <w:r>
        <w:t>*</w:t>
      </w:r>
      <w:proofErr w:type="gramEnd"/>
      <w:r>
        <w:rPr>
          <w:sz w:val="16"/>
          <w:szCs w:val="16"/>
        </w:rPr>
        <w:t xml:space="preserve"> </w:t>
      </w:r>
    </w:p>
    <w:p w14:paraId="00000003" w14:textId="77777777" w:rsidR="00EC67FD" w:rsidRDefault="00EC67FD">
      <w:pPr>
        <w:widowControl w:val="0"/>
        <w:suppressLineNumbers/>
        <w:pBdr>
          <w:top w:val="nil"/>
          <w:left w:val="nil"/>
          <w:bottom w:val="nil"/>
          <w:right w:val="nil"/>
          <w:between w:val="nil"/>
        </w:pBdr>
        <w:pPrChange w:id="4" w:author="Diana Lee" w:date="2021-12-17T13:58:00Z">
          <w:pPr>
            <w:widowControl w:val="0"/>
            <w:pBdr>
              <w:top w:val="nil"/>
              <w:left w:val="nil"/>
              <w:bottom w:val="nil"/>
              <w:right w:val="nil"/>
              <w:between w:val="nil"/>
            </w:pBdr>
          </w:pPr>
        </w:pPrChange>
      </w:pPr>
    </w:p>
    <w:p w14:paraId="00000004" w14:textId="77777777" w:rsidR="00EC67FD" w:rsidRDefault="00386A43">
      <w:pPr>
        <w:widowControl w:val="0"/>
        <w:suppressLineNumbers/>
        <w:pBdr>
          <w:top w:val="nil"/>
          <w:left w:val="nil"/>
          <w:bottom w:val="nil"/>
          <w:right w:val="nil"/>
          <w:between w:val="nil"/>
        </w:pBdr>
        <w:rPr>
          <w:vertAlign w:val="superscript"/>
        </w:rPr>
        <w:pPrChange w:id="5" w:author="Diana Lee" w:date="2021-12-17T13:58:00Z">
          <w:pPr>
            <w:widowControl w:val="0"/>
            <w:pBdr>
              <w:top w:val="nil"/>
              <w:left w:val="nil"/>
              <w:bottom w:val="nil"/>
              <w:right w:val="nil"/>
              <w:between w:val="nil"/>
            </w:pBdr>
          </w:pPr>
        </w:pPrChange>
      </w:pPr>
      <w:r>
        <w:rPr>
          <w:vertAlign w:val="superscript"/>
        </w:rPr>
        <w:t xml:space="preserve">1 </w:t>
      </w:r>
      <w:r>
        <w:t>Viral Information Institute, San Diego State University, 5500 Campanile Drive, San Diego, CA, 92182, USA.</w:t>
      </w:r>
    </w:p>
    <w:p w14:paraId="00000005" w14:textId="77777777" w:rsidR="00EC67FD" w:rsidRDefault="00386A43">
      <w:pPr>
        <w:widowControl w:val="0"/>
        <w:suppressLineNumbers/>
        <w:pBdr>
          <w:top w:val="nil"/>
          <w:left w:val="nil"/>
          <w:bottom w:val="nil"/>
          <w:right w:val="nil"/>
          <w:between w:val="nil"/>
        </w:pBdr>
        <w:pPrChange w:id="6" w:author="Diana Lee" w:date="2021-12-17T13:58:00Z">
          <w:pPr>
            <w:widowControl w:val="0"/>
            <w:pBdr>
              <w:top w:val="nil"/>
              <w:left w:val="nil"/>
              <w:bottom w:val="nil"/>
              <w:right w:val="nil"/>
              <w:between w:val="nil"/>
            </w:pBdr>
          </w:pPr>
        </w:pPrChange>
      </w:pPr>
      <w:r>
        <w:rPr>
          <w:vertAlign w:val="superscript"/>
        </w:rPr>
        <w:t xml:space="preserve">2 </w:t>
      </w:r>
      <w:r>
        <w:t>Computational Science Research Center, San Diego State University, 5500 Campanile Drive, San Diego, CA, 92182, USA.</w:t>
      </w:r>
    </w:p>
    <w:p w14:paraId="00000006" w14:textId="77777777" w:rsidR="00EC67FD" w:rsidRDefault="00386A43">
      <w:pPr>
        <w:widowControl w:val="0"/>
        <w:suppressLineNumbers/>
        <w:pBdr>
          <w:top w:val="nil"/>
          <w:left w:val="nil"/>
          <w:bottom w:val="nil"/>
          <w:right w:val="nil"/>
          <w:between w:val="nil"/>
        </w:pBdr>
        <w:pPrChange w:id="7" w:author="Diana Lee" w:date="2021-12-17T13:58:00Z">
          <w:pPr>
            <w:widowControl w:val="0"/>
            <w:pBdr>
              <w:top w:val="nil"/>
              <w:left w:val="nil"/>
              <w:bottom w:val="nil"/>
              <w:right w:val="nil"/>
              <w:between w:val="nil"/>
            </w:pBdr>
          </w:pPr>
        </w:pPrChange>
      </w:pPr>
      <w:r>
        <w:rPr>
          <w:vertAlign w:val="superscript"/>
        </w:rPr>
        <w:t xml:space="preserve">3 </w:t>
      </w:r>
      <w:r>
        <w:t>Department of Biology, San Diego State University, 5500 Campanile Drive, San Diego, CA, 92182, USA.</w:t>
      </w:r>
    </w:p>
    <w:p w14:paraId="00000007" w14:textId="77777777" w:rsidR="00EC67FD" w:rsidRDefault="00386A43">
      <w:pPr>
        <w:widowControl w:val="0"/>
        <w:suppressLineNumbers/>
        <w:pBdr>
          <w:top w:val="nil"/>
          <w:left w:val="nil"/>
          <w:bottom w:val="nil"/>
          <w:right w:val="nil"/>
          <w:between w:val="nil"/>
        </w:pBdr>
        <w:pPrChange w:id="8" w:author="Diana Lee" w:date="2021-12-17T13:58:00Z">
          <w:pPr>
            <w:widowControl w:val="0"/>
            <w:pBdr>
              <w:top w:val="nil"/>
              <w:left w:val="nil"/>
              <w:bottom w:val="nil"/>
              <w:right w:val="nil"/>
              <w:between w:val="nil"/>
            </w:pBdr>
          </w:pPr>
        </w:pPrChange>
      </w:pPr>
      <w:r>
        <w:rPr>
          <w:vertAlign w:val="superscript"/>
        </w:rPr>
        <w:t xml:space="preserve">4 </w:t>
      </w:r>
      <w:r>
        <w:t>Flinders Accelerator for Microbiome Exploration, Flinders University, Bedford Park, GPO Box 2100, Adelaide 5001, South Australia, Australia.</w:t>
      </w:r>
    </w:p>
    <w:p w14:paraId="00000008" w14:textId="77777777" w:rsidR="00EC67FD" w:rsidRDefault="00386A43">
      <w:pPr>
        <w:widowControl w:val="0"/>
        <w:suppressLineNumbers/>
        <w:pBdr>
          <w:top w:val="nil"/>
          <w:left w:val="nil"/>
          <w:bottom w:val="nil"/>
          <w:right w:val="nil"/>
          <w:between w:val="nil"/>
        </w:pBdr>
        <w:pPrChange w:id="9" w:author="Diana Lee" w:date="2021-12-17T13:58:00Z">
          <w:pPr>
            <w:widowControl w:val="0"/>
            <w:pBdr>
              <w:top w:val="nil"/>
              <w:left w:val="nil"/>
              <w:bottom w:val="nil"/>
              <w:right w:val="nil"/>
              <w:between w:val="nil"/>
            </w:pBdr>
          </w:pPr>
        </w:pPrChange>
      </w:pPr>
      <w:r>
        <w:rPr>
          <w:vertAlign w:val="superscript"/>
        </w:rPr>
        <w:t xml:space="preserve">5 </w:t>
      </w:r>
      <w:r>
        <w:t>Department of Chemistry, San Diego State University, 5500 Campanile Drive, San Diego, CA, 92182, USA.</w:t>
      </w:r>
    </w:p>
    <w:p w14:paraId="00000009" w14:textId="77777777" w:rsidR="00EC67FD" w:rsidRDefault="00386A43">
      <w:pPr>
        <w:widowControl w:val="0"/>
        <w:suppressLineNumbers/>
        <w:pBdr>
          <w:top w:val="nil"/>
          <w:left w:val="nil"/>
          <w:bottom w:val="nil"/>
          <w:right w:val="nil"/>
          <w:between w:val="nil"/>
        </w:pBdr>
        <w:pPrChange w:id="10" w:author="Diana Lee" w:date="2021-12-17T13:58:00Z">
          <w:pPr>
            <w:widowControl w:val="0"/>
            <w:pBdr>
              <w:top w:val="nil"/>
              <w:left w:val="nil"/>
              <w:bottom w:val="nil"/>
              <w:right w:val="nil"/>
              <w:between w:val="nil"/>
            </w:pBdr>
          </w:pPr>
        </w:pPrChange>
      </w:pPr>
      <w:r>
        <w:rPr>
          <w:vertAlign w:val="superscript"/>
        </w:rPr>
        <w:t xml:space="preserve">6 </w:t>
      </w:r>
      <w:r>
        <w:t>Department of Mathematics &amp; Statistics, San Diego State University, 5500 Campanile Drive, San Diego, CA, 92182, USA.</w:t>
      </w:r>
    </w:p>
    <w:p w14:paraId="0000000A" w14:textId="77777777" w:rsidR="00EC67FD" w:rsidRDefault="00386A43">
      <w:pPr>
        <w:widowControl w:val="0"/>
        <w:suppressLineNumbers/>
        <w:pBdr>
          <w:top w:val="nil"/>
          <w:left w:val="nil"/>
          <w:bottom w:val="nil"/>
          <w:right w:val="nil"/>
          <w:between w:val="nil"/>
        </w:pBdr>
        <w:pPrChange w:id="11" w:author="Diana Lee" w:date="2021-12-17T13:58:00Z">
          <w:pPr>
            <w:widowControl w:val="0"/>
            <w:pBdr>
              <w:top w:val="nil"/>
              <w:left w:val="nil"/>
              <w:bottom w:val="nil"/>
              <w:right w:val="nil"/>
              <w:between w:val="nil"/>
            </w:pBdr>
          </w:pPr>
        </w:pPrChange>
      </w:pPr>
      <w:r>
        <w:rPr>
          <w:vertAlign w:val="superscript"/>
        </w:rPr>
        <w:t xml:space="preserve">* </w:t>
      </w:r>
      <w:r>
        <w:t xml:space="preserve">Corresponding author: </w:t>
      </w:r>
      <w:r>
        <w:fldChar w:fldCharType="begin"/>
      </w:r>
      <w:r>
        <w:instrText xml:space="preserve"> HYPERLINK "mailto:aluque@sdsu.edu" \h </w:instrText>
      </w:r>
      <w:r>
        <w:fldChar w:fldCharType="separate"/>
      </w:r>
      <w:r>
        <w:rPr>
          <w:color w:val="0000FF"/>
          <w:u w:val="single"/>
        </w:rPr>
        <w:t>aluque@sdsu.edu</w:t>
      </w:r>
      <w:r>
        <w:rPr>
          <w:color w:val="0000FF"/>
          <w:u w:val="single"/>
        </w:rPr>
        <w:fldChar w:fldCharType="end"/>
      </w:r>
    </w:p>
    <w:p w14:paraId="0000000B" w14:textId="77777777" w:rsidR="00EC67FD" w:rsidRDefault="00EC67FD">
      <w:pPr>
        <w:widowControl w:val="0"/>
        <w:suppressLineNumbers/>
        <w:pBdr>
          <w:top w:val="nil"/>
          <w:left w:val="nil"/>
          <w:bottom w:val="nil"/>
          <w:right w:val="nil"/>
          <w:between w:val="nil"/>
        </w:pBdr>
        <w:pPrChange w:id="12" w:author="Diana Lee" w:date="2021-12-17T13:58:00Z">
          <w:pPr>
            <w:widowControl w:val="0"/>
            <w:pBdr>
              <w:top w:val="nil"/>
              <w:left w:val="nil"/>
              <w:bottom w:val="nil"/>
              <w:right w:val="nil"/>
              <w:between w:val="nil"/>
            </w:pBdr>
          </w:pPr>
        </w:pPrChange>
      </w:pPr>
    </w:p>
    <w:p w14:paraId="0000000C" w14:textId="77777777" w:rsidR="00EC67FD" w:rsidRDefault="00386A43">
      <w:pPr>
        <w:suppressLineNumbers/>
        <w:pPrChange w:id="13" w:author="Diana Lee" w:date="2021-12-17T13:58:00Z">
          <w:pPr/>
        </w:pPrChange>
      </w:pPr>
      <w:r>
        <w:br w:type="page"/>
      </w:r>
    </w:p>
    <w:p w14:paraId="0000000D" w14:textId="77777777" w:rsidR="00EC67FD" w:rsidRDefault="00386A43">
      <w:pPr>
        <w:widowControl w:val="0"/>
        <w:pBdr>
          <w:top w:val="nil"/>
          <w:left w:val="nil"/>
          <w:bottom w:val="nil"/>
          <w:right w:val="nil"/>
          <w:between w:val="nil"/>
        </w:pBdr>
        <w:spacing w:line="276" w:lineRule="auto"/>
      </w:pPr>
      <w:r>
        <w:rPr>
          <w:b/>
        </w:rPr>
        <w:lastRenderedPageBreak/>
        <w:t>Abstract</w:t>
      </w:r>
    </w:p>
    <w:p w14:paraId="0000000E" w14:textId="505F5E6D" w:rsidR="00EC67FD" w:rsidRDefault="00386A43">
      <w:pPr>
        <w:spacing w:before="280" w:after="280" w:line="480" w:lineRule="auto"/>
      </w:pPr>
      <w:r>
        <w:t xml:space="preserve">Tailed phages are viruses that infect bacteria and are the most abundant biological entity on Earth. Their ecological, evolutionary, and biogeochemical roles in the planet stem from their genomic diversity. </w:t>
      </w:r>
      <w:ins w:id="14" w:author="Antoni Luque Santolaria" w:date="2021-12-21T20:59:00Z">
        <w:r w:rsidR="00A45665">
          <w:t>Known t</w:t>
        </w:r>
      </w:ins>
      <w:del w:id="15" w:author="Antoni Luque Santolaria" w:date="2021-12-21T20:59:00Z">
        <w:r w:rsidDel="00A45665">
          <w:delText>T</w:delText>
        </w:r>
      </w:del>
      <w:r>
        <w:t>ailed phage</w:t>
      </w:r>
      <w:ins w:id="16" w:author="Antoni Luque Santolaria" w:date="2021-12-21T20:59:00Z">
        <w:r w:rsidR="00A45665">
          <w:t xml:space="preserve"> genomes range</w:t>
        </w:r>
      </w:ins>
      <w:del w:id="17" w:author="Antoni Luque Santolaria" w:date="2021-12-21T20:59:00Z">
        <w:r w:rsidDel="00A45665">
          <w:delText>s can encode</w:delText>
        </w:r>
      </w:del>
      <w:r>
        <w:t xml:space="preserve"> from </w:t>
      </w:r>
      <w:ins w:id="18" w:author="Antoni Luque Santolaria" w:date="2021-12-21T20:47:00Z">
        <w:r w:rsidR="00154E5E">
          <w:t>10</w:t>
        </w:r>
      </w:ins>
      <w:del w:id="19" w:author="Antoni Luque Santolaria" w:date="2021-12-21T20:47:00Z">
        <w:r w:rsidDel="00154E5E">
          <w:delText>5</w:delText>
        </w:r>
      </w:del>
      <w:r>
        <w:t xml:space="preserve"> to 735 kilobase pairs </w:t>
      </w:r>
      <w:del w:id="20" w:author="Antoni Luque Santolaria" w:date="2021-12-21T20:59:00Z">
        <w:r w:rsidDel="00A45665">
          <w:delText xml:space="preserve">in their genomes </w:delText>
        </w:r>
      </w:del>
      <w:r>
        <w:t>thanks to the size variability of the protective protein capsids that store them. However, the</w:t>
      </w:r>
      <w:sdt>
        <w:sdtPr>
          <w:tag w:val="goog_rdk_2"/>
          <w:id w:val="1339507999"/>
        </w:sdtPr>
        <w:sdtEndPr/>
        <w:sdtContent>
          <w:ins w:id="21" w:author="Microsoft Office User" w:date="2021-12-01T09:45:00Z">
            <w:r>
              <w:t xml:space="preserve"> </w:t>
            </w:r>
          </w:ins>
        </w:sdtContent>
      </w:sdt>
      <w:sdt>
        <w:sdtPr>
          <w:tag w:val="goog_rdk_3"/>
          <w:id w:val="287249090"/>
        </w:sdtPr>
        <w:sdtEndPr/>
        <w:sdtContent>
          <w:del w:id="22" w:author="Microsoft Office User" w:date="2021-12-01T09:45:00Z">
            <w:r>
              <w:delText xml:space="preserve"> </w:delText>
            </w:r>
          </w:del>
        </w:sdtContent>
      </w:sdt>
      <w:r>
        <w:t xml:space="preserve">role of </w:t>
      </w:r>
      <w:sdt>
        <w:sdtPr>
          <w:tag w:val="goog_rdk_4"/>
          <w:id w:val="-187987103"/>
        </w:sdtPr>
        <w:sdtEndPr/>
        <w:sdtContent>
          <w:del w:id="23" w:author="Microsoft Office User" w:date="2021-12-01T09:45:00Z">
            <w:r>
              <w:delText xml:space="preserve">different </w:delText>
            </w:r>
          </w:del>
        </w:sdtContent>
      </w:sdt>
      <w:r>
        <w:t>tailed phage capsid</w:t>
      </w:r>
      <w:ins w:id="24" w:author="Antoni Luque Santolaria" w:date="2021-12-21T20:56:00Z">
        <w:r w:rsidR="00B31F4A">
          <w:t xml:space="preserve">s’ diversity in </w:t>
        </w:r>
      </w:ins>
      <w:del w:id="25" w:author="Antoni Luque Santolaria" w:date="2021-12-21T20:56:00Z">
        <w:r w:rsidDel="00B31F4A">
          <w:delText xml:space="preserve"> sizes</w:delText>
        </w:r>
      </w:del>
      <w:customXmlDelRangeStart w:id="26" w:author="Antoni Luque Santolaria" w:date="2021-12-21T20:56:00Z"/>
      <w:sdt>
        <w:sdtPr>
          <w:tag w:val="goog_rdk_5"/>
          <w:id w:val="1917581089"/>
        </w:sdtPr>
        <w:sdtEndPr/>
        <w:sdtContent>
          <w:customXmlDelRangeEnd w:id="26"/>
          <w:ins w:id="27" w:author="Microsoft Office User" w:date="2021-12-01T09:46:00Z">
            <w:del w:id="28" w:author="Antoni Luque Santolaria" w:date="2021-12-21T20:56:00Z">
              <w:r w:rsidDel="00B31F4A">
                <w:delText>’s diversity</w:delText>
              </w:r>
            </w:del>
          </w:ins>
          <w:customXmlDelRangeStart w:id="29" w:author="Antoni Luque Santolaria" w:date="2021-12-21T20:56:00Z"/>
        </w:sdtContent>
      </w:sdt>
      <w:customXmlDelRangeEnd w:id="29"/>
      <w:del w:id="30" w:author="Antoni Luque Santolaria" w:date="2021-12-21T20:56:00Z">
        <w:r w:rsidDel="00B31F4A">
          <w:delText xml:space="preserve"> </w:delText>
        </w:r>
      </w:del>
      <w:customXmlDelRangeStart w:id="31" w:author="Antoni Luque Santolaria" w:date="2021-12-21T20:56:00Z"/>
      <w:sdt>
        <w:sdtPr>
          <w:tag w:val="goog_rdk_6"/>
          <w:id w:val="691420257"/>
        </w:sdtPr>
        <w:sdtEndPr/>
        <w:sdtContent>
          <w:customXmlDelRangeEnd w:id="31"/>
          <w:del w:id="32" w:author="Antoni Luque Santolaria" w:date="2021-12-21T20:56:00Z">
            <w:r w:rsidDel="00B31F4A">
              <w:delText xml:space="preserve">across </w:delText>
            </w:r>
          </w:del>
          <w:customXmlDelRangeStart w:id="33" w:author="Antoni Luque Santolaria" w:date="2021-12-21T20:56:00Z"/>
        </w:sdtContent>
      </w:sdt>
      <w:customXmlDelRangeEnd w:id="33"/>
      <w:customXmlDelRangeStart w:id="34" w:author="Antoni Luque Santolaria" w:date="2021-12-21T20:56:00Z"/>
      <w:sdt>
        <w:sdtPr>
          <w:tag w:val="goog_rdk_7"/>
          <w:id w:val="-1667781700"/>
        </w:sdtPr>
        <w:sdtEndPr/>
        <w:sdtContent>
          <w:customXmlDelRangeEnd w:id="34"/>
          <w:ins w:id="35" w:author="Microsoft Office User" w:date="2021-12-01T09:46:00Z">
            <w:del w:id="36" w:author="Antoni Luque Santolaria" w:date="2021-12-21T20:56:00Z">
              <w:r w:rsidDel="00B31F4A">
                <w:delText xml:space="preserve">in </w:delText>
              </w:r>
            </w:del>
          </w:ins>
          <w:customXmlDelRangeStart w:id="37" w:author="Antoni Luque Santolaria" w:date="2021-12-21T20:56:00Z"/>
        </w:sdtContent>
      </w:sdt>
      <w:customXmlDelRangeEnd w:id="37"/>
      <w:r>
        <w:t xml:space="preserve">ecosystems </w:t>
      </w:r>
      <w:proofErr w:type="gramStart"/>
      <w:r>
        <w:t>is</w:t>
      </w:r>
      <w:proofErr w:type="gramEnd"/>
      <w:r>
        <w:t xml:space="preserve"> unclear. A fundamental gap is </w:t>
      </w:r>
      <w:del w:id="38" w:author="Antoni Luque Santolaria" w:date="2021-12-21T20:57:00Z">
        <w:r w:rsidDel="00B31F4A">
          <w:delText xml:space="preserve">the </w:delText>
        </w:r>
      </w:del>
      <w:ins w:id="39" w:author="Antoni Luque Santolaria" w:date="2021-12-21T20:58:00Z">
        <w:r w:rsidR="007A2501">
          <w:t xml:space="preserve">the </w:t>
        </w:r>
      </w:ins>
      <w:r>
        <w:t>difficulty of associating genomic information with viral capsids in the environment. To address this problem,</w:t>
      </w:r>
      <w:ins w:id="40" w:author="Antoni Luque Santolaria" w:date="2021-12-21T20:56:00Z">
        <w:r w:rsidR="00B31F4A">
          <w:t xml:space="preserve"> here, </w:t>
        </w:r>
      </w:ins>
      <w:del w:id="41" w:author="Antoni Luque Santolaria" w:date="2021-12-21T20:56:00Z">
        <w:r w:rsidDel="00B31F4A">
          <w:delText xml:space="preserve"> </w:delText>
        </w:r>
      </w:del>
      <w:customXmlDelRangeStart w:id="42" w:author="Antoni Luque Santolaria" w:date="2021-12-21T20:56:00Z"/>
      <w:sdt>
        <w:sdtPr>
          <w:tag w:val="goog_rdk_8"/>
          <w:id w:val="-1064945255"/>
        </w:sdtPr>
        <w:sdtEndPr/>
        <w:sdtContent>
          <w:customXmlDelRangeEnd w:id="42"/>
          <w:ins w:id="43" w:author="Microsoft Office User" w:date="2021-12-01T09:53:00Z">
            <w:del w:id="44" w:author="Antoni Luque Santolaria" w:date="2021-12-21T20:56:00Z">
              <w:r w:rsidDel="00B31F4A">
                <w:delText xml:space="preserve">here, </w:delText>
              </w:r>
            </w:del>
          </w:ins>
          <w:customXmlDelRangeStart w:id="45" w:author="Antoni Luque Santolaria" w:date="2021-12-21T20:56:00Z"/>
        </w:sdtContent>
      </w:sdt>
      <w:customXmlDelRangeEnd w:id="45"/>
      <w:r>
        <w:t>we introduce</w:t>
      </w:r>
      <w:sdt>
        <w:sdtPr>
          <w:tag w:val="goog_rdk_9"/>
          <w:id w:val="-154450547"/>
        </w:sdtPr>
        <w:sdtEndPr/>
        <w:sdtContent>
          <w:del w:id="46" w:author="Microsoft Office User" w:date="2021-12-01T09:53:00Z">
            <w:r>
              <w:delText>d</w:delText>
            </w:r>
          </w:del>
        </w:sdtContent>
      </w:sdt>
      <w:r>
        <w:t xml:space="preserve"> a computational approach to predict the capsid architecture (T-number) of tailed phages using the sequence of a single gene—the major capsid protein. This approach relies on an allometric model that relates the genome length and capsid architecture of tailed phages. </w:t>
      </w:r>
      <w:del w:id="47" w:author="Antoni Luque Santolaria" w:date="2021-12-21T20:48:00Z">
        <w:r w:rsidDel="00154E5E">
          <w:delText>The application of t</w:delText>
        </w:r>
      </w:del>
      <w:ins w:id="48" w:author="Antoni Luque Santolaria" w:date="2021-12-21T20:48:00Z">
        <w:r w:rsidR="00154E5E">
          <w:t>T</w:t>
        </w:r>
      </w:ins>
      <w:r>
        <w:t xml:space="preserve">his </w:t>
      </w:r>
      <w:ins w:id="49" w:author="Antoni Luque Santolaria" w:date="2021-12-21T20:48:00Z">
        <w:r w:rsidR="00154E5E">
          <w:t xml:space="preserve">allometric </w:t>
        </w:r>
      </w:ins>
      <w:r>
        <w:t xml:space="preserve">model </w:t>
      </w:r>
      <w:ins w:id="50" w:author="Antoni Luque Santolaria" w:date="2021-12-21T20:48:00Z">
        <w:r w:rsidR="00154E5E">
          <w:t xml:space="preserve">was applied </w:t>
        </w:r>
      </w:ins>
      <w:r>
        <w:t xml:space="preserve">to isolated phage genomes </w:t>
      </w:r>
      <w:ins w:id="51" w:author="Antoni Luque Santolaria" w:date="2021-12-21T20:48:00Z">
        <w:r w:rsidR="00154E5E">
          <w:t xml:space="preserve">to </w:t>
        </w:r>
      </w:ins>
      <w:r>
        <w:t>generate</w:t>
      </w:r>
      <w:del w:id="52" w:author="Antoni Luque Santolaria" w:date="2021-12-21T20:49:00Z">
        <w:r w:rsidDel="00154E5E">
          <w:delText>d</w:delText>
        </w:r>
      </w:del>
      <w:r>
        <w:t xml:space="preserve"> a library that associated major capsid proteins and putative capsid architectures. This library was used to train machine learning methods, and the most computationally scalable model investigated (random forest) was applied to human gut metagenomes. </w:t>
      </w:r>
      <w:ins w:id="53" w:author="Antoni Luque Santolaria" w:date="2021-12-21T20:52:00Z">
        <w:r w:rsidR="00207D7A">
          <w:t>Compared to isolate</w:t>
        </w:r>
      </w:ins>
      <w:ins w:id="54" w:author="Antoni Luque Santolaria" w:date="2021-12-21T20:53:00Z">
        <w:r w:rsidR="00207D7A">
          <w:t>d phages, t</w:t>
        </w:r>
      </w:ins>
      <w:del w:id="55" w:author="Antoni Luque Santolaria" w:date="2021-12-21T20:53:00Z">
        <w:r w:rsidDel="00207D7A">
          <w:delText>T</w:delText>
        </w:r>
      </w:del>
      <w:r>
        <w:t xml:space="preserve">he </w:t>
      </w:r>
      <w:del w:id="56" w:author="Antoni Luque Santolaria" w:date="2021-12-21T20:53:00Z">
        <w:r w:rsidDel="00207D7A">
          <w:delText xml:space="preserve">study </w:delText>
        </w:r>
      </w:del>
      <w:ins w:id="57" w:author="Antoni Luque Santolaria" w:date="2021-12-21T20:53:00Z">
        <w:r w:rsidR="00207D7A">
          <w:t xml:space="preserve">analysis of gut data </w:t>
        </w:r>
      </w:ins>
      <w:ins w:id="58" w:author="Antoni Luque Santolaria" w:date="2021-12-21T20:50:00Z">
        <w:r w:rsidR="00154E5E">
          <w:t>reveal</w:t>
        </w:r>
      </w:ins>
      <w:ins w:id="59" w:author="Antoni Luque Santolaria" w:date="2021-12-22T04:00:00Z">
        <w:r w:rsidR="00575167">
          <w:t>s</w:t>
        </w:r>
      </w:ins>
      <w:ins w:id="60" w:author="Antoni Luque Santolaria" w:date="2021-12-21T20:50:00Z">
        <w:r w:rsidR="00154E5E">
          <w:t xml:space="preserve"> </w:t>
        </w:r>
      </w:ins>
      <w:ins w:id="61" w:author="Antoni Luque Santolaria" w:date="2021-12-21T20:53:00Z">
        <w:r w:rsidR="00207D7A">
          <w:t xml:space="preserve">a large abundance </w:t>
        </w:r>
      </w:ins>
      <w:del w:id="62" w:author="Antoni Luque Santolaria" w:date="2021-12-21T20:50:00Z">
        <w:r w:rsidDel="00154E5E">
          <w:delText>reveale</w:delText>
        </w:r>
      </w:del>
      <w:customXmlDelRangeStart w:id="63" w:author="Antoni Luque Santolaria" w:date="2021-12-21T20:50:00Z"/>
      <w:sdt>
        <w:sdtPr>
          <w:tag w:val="goog_rdk_10"/>
          <w:id w:val="1986971381"/>
        </w:sdtPr>
        <w:sdtEndPr/>
        <w:sdtContent>
          <w:customXmlDelRangeEnd w:id="63"/>
          <w:ins w:id="64" w:author="Microsoft Office User" w:date="2021-12-01T09:53:00Z">
            <w:del w:id="65" w:author="Antoni Luque Santolaria" w:date="2021-12-21T20:50:00Z">
              <w:r w:rsidDel="00154E5E">
                <w:delText>s</w:delText>
              </w:r>
            </w:del>
          </w:ins>
          <w:customXmlDelRangeStart w:id="66" w:author="Antoni Luque Santolaria" w:date="2021-12-21T20:50:00Z"/>
        </w:sdtContent>
      </w:sdt>
      <w:customXmlDelRangeEnd w:id="66"/>
      <w:customXmlDelRangeStart w:id="67" w:author="Antoni Luque Santolaria" w:date="2021-12-21T20:50:00Z"/>
      <w:sdt>
        <w:sdtPr>
          <w:tag w:val="goog_rdk_11"/>
          <w:id w:val="466559828"/>
        </w:sdtPr>
        <w:sdtEndPr/>
        <w:sdtContent>
          <w:customXmlDelRangeEnd w:id="67"/>
          <w:del w:id="68" w:author="Antoni Luque Santolaria" w:date="2021-12-21T20:50:00Z">
            <w:r w:rsidDel="00154E5E">
              <w:delText>d</w:delText>
            </w:r>
          </w:del>
          <w:customXmlDelRangeStart w:id="69" w:author="Antoni Luque Santolaria" w:date="2021-12-21T20:50:00Z"/>
        </w:sdtContent>
      </w:sdt>
      <w:customXmlDelRangeEnd w:id="69"/>
      <w:del w:id="70" w:author="Antoni Luque Santolaria" w:date="2021-12-21T20:50:00Z">
        <w:r w:rsidDel="00154E5E">
          <w:delText xml:space="preserve"> a more significant frequency</w:delText>
        </w:r>
      </w:del>
      <w:del w:id="71" w:author="Antoni Luque Santolaria" w:date="2021-12-21T20:53:00Z">
        <w:r w:rsidDel="00207D7A">
          <w:delText xml:space="preserve"> </w:delText>
        </w:r>
      </w:del>
      <w:r>
        <w:t>of mid-sized (T=7) capsids</w:t>
      </w:r>
      <w:ins w:id="72" w:author="Antoni Luque Santolaria" w:date="2021-12-21T20:51:00Z">
        <w:r w:rsidR="00154E5E">
          <w:t>,</w:t>
        </w:r>
      </w:ins>
      <w:ins w:id="73" w:author="Antoni Luque Santolaria" w:date="2021-12-21T20:53:00Z">
        <w:r w:rsidR="00207D7A">
          <w:t xml:space="preserve"> as expected,</w:t>
        </w:r>
      </w:ins>
      <w:ins w:id="74" w:author="Antoni Luque Santolaria" w:date="2021-12-21T20:51:00Z">
        <w:r w:rsidR="00154E5E">
          <w:t xml:space="preserve"> followed by </w:t>
        </w:r>
      </w:ins>
      <w:ins w:id="75" w:author="Antoni Luque Santolaria" w:date="2021-12-21T20:54:00Z">
        <w:r w:rsidR="00207D7A">
          <w:t xml:space="preserve">a relatively large </w:t>
        </w:r>
      </w:ins>
      <w:ins w:id="76" w:author="Antoni Luque Santolaria" w:date="2021-12-21T20:51:00Z">
        <w:r w:rsidR="00154E5E">
          <w:t>frequency of</w:t>
        </w:r>
      </w:ins>
      <w:del w:id="77" w:author="Antoni Luque Santolaria" w:date="2021-12-21T20:51:00Z">
        <w:r w:rsidDel="00154E5E">
          <w:delText xml:space="preserve"> and</w:delText>
        </w:r>
      </w:del>
      <w:r>
        <w:t xml:space="preserve"> jumbo-like tailed phage capsids (T</w:t>
      </w:r>
      <w:ins w:id="78" w:author="Antoni Luque Santolaria" w:date="2021-12-21T20:51:00Z">
        <w:r w:rsidR="00154E5E">
          <w:t>≥</w:t>
        </w:r>
      </w:ins>
      <w:del w:id="79" w:author="Antoni Luque Santolaria" w:date="2021-12-21T20:51:00Z">
        <w:r w:rsidDel="00154E5E">
          <w:delText>=31</w:delText>
        </w:r>
      </w:del>
      <w:ins w:id="80" w:author="Antoni Luque Santolaria" w:date="2021-12-21T20:51:00Z">
        <w:r w:rsidR="00154E5E">
          <w:t>25</w:t>
        </w:r>
      </w:ins>
      <w:r>
        <w:t xml:space="preserve">) </w:t>
      </w:r>
      <w:ins w:id="81" w:author="Antoni Luque Santolaria" w:date="2021-12-21T20:51:00Z">
        <w:r w:rsidR="00154E5E">
          <w:t xml:space="preserve">and small </w:t>
        </w:r>
      </w:ins>
      <w:ins w:id="82" w:author="Antoni Luque Santolaria" w:date="2021-12-21T20:52:00Z">
        <w:r w:rsidR="00154E5E">
          <w:t>capsids (T = 4)</w:t>
        </w:r>
      </w:ins>
      <w:ins w:id="83" w:author="Antoni Luque Santolaria" w:date="2021-12-21T20:54:00Z">
        <w:r w:rsidR="00207D7A">
          <w:t xml:space="preserve"> that have been under</w:t>
        </w:r>
      </w:ins>
      <w:ins w:id="84" w:author="Antoni Luque Santolaria" w:date="2021-12-21T20:57:00Z">
        <w:r w:rsidR="000C7377">
          <w:t>-</w:t>
        </w:r>
      </w:ins>
      <w:ins w:id="85" w:author="Antoni Luque Santolaria" w:date="2021-12-21T20:54:00Z">
        <w:r w:rsidR="00207D7A">
          <w:t>sampled</w:t>
        </w:r>
      </w:ins>
      <w:del w:id="86" w:author="Antoni Luque Santolaria" w:date="2021-12-21T20:52:00Z">
        <w:r w:rsidDel="00154E5E">
          <w:delText xml:space="preserve">than expected </w:delText>
        </w:r>
      </w:del>
      <w:del w:id="87" w:author="Antoni Luque Santolaria" w:date="2021-12-21T20:54:00Z">
        <w:r w:rsidDel="00207D7A">
          <w:delText>compared to isolated phages</w:delText>
        </w:r>
      </w:del>
      <w:r>
        <w:t xml:space="preserve">. We discussed </w:t>
      </w:r>
      <w:del w:id="88" w:author="Antoni Luque Santolaria" w:date="2021-12-21T20:55:00Z">
        <w:r w:rsidDel="00207D7A">
          <w:delText xml:space="preserve">the insights of these results, </w:delText>
        </w:r>
      </w:del>
      <w:r>
        <w:t>how to increase the method</w:t>
      </w:r>
      <w:ins w:id="89" w:author="Antoni Luque Santolaria" w:date="2021-12-21T20:57:00Z">
        <w:r w:rsidR="00304E74">
          <w:t>’</w:t>
        </w:r>
      </w:ins>
      <w:del w:id="90" w:author="Antoni Luque Santolaria" w:date="2021-12-21T20:57:00Z">
        <w:r w:rsidDel="00304E74">
          <w:delText>'</w:delText>
        </w:r>
      </w:del>
      <w:r>
        <w:t>s accuracy</w:t>
      </w:r>
      <w:del w:id="91" w:author="Antoni Luque Santolaria" w:date="2021-12-21T20:57:00Z">
        <w:r w:rsidDel="00304E74">
          <w:delText>,</w:delText>
        </w:r>
      </w:del>
      <w:r>
        <w:t xml:space="preserve"> and how to extend the approach to other viruses. The computational pipeline introduced here opens the doors to monitor </w:t>
      </w:r>
      <w:ins w:id="92" w:author="Antoni Luque Santolaria" w:date="2021-12-21T20:55:00Z">
        <w:r w:rsidR="00207D7A">
          <w:t xml:space="preserve">the ongoing evolution and selection of </w:t>
        </w:r>
      </w:ins>
      <w:r>
        <w:t>viral capsids</w:t>
      </w:r>
      <w:del w:id="93" w:author="Antoni Luque Santolaria" w:date="2021-12-21T20:55:00Z">
        <w:r w:rsidDel="00207D7A">
          <w:delText>' ongoing evolution and selection</w:delText>
        </w:r>
      </w:del>
      <w:r>
        <w:t xml:space="preserve"> across ecosystems.  </w:t>
      </w:r>
    </w:p>
    <w:p w14:paraId="0000000F" w14:textId="77777777" w:rsidR="00EC67FD" w:rsidRDefault="00386A43">
      <w:pPr>
        <w:spacing w:before="280" w:after="280" w:line="480" w:lineRule="auto"/>
      </w:pPr>
      <w:r>
        <w:rPr>
          <w:b/>
        </w:rPr>
        <w:t>Keywords</w:t>
      </w:r>
      <w:r>
        <w:t>: tailed bacteriophages, icosahedral capsids, physical modeling, machine learning, metagenomes, gut microbiome, viral ecology, physical virology.</w:t>
      </w:r>
    </w:p>
    <w:p w14:paraId="00000010" w14:textId="77777777" w:rsidR="00EC67FD" w:rsidRDefault="00386A43">
      <w:pPr>
        <w:rPr>
          <w:b/>
        </w:rPr>
      </w:pPr>
      <w:r>
        <w:br w:type="page"/>
      </w:r>
    </w:p>
    <w:p w14:paraId="00000011" w14:textId="77777777" w:rsidR="00EC67FD" w:rsidRDefault="00386A43">
      <w:pPr>
        <w:spacing w:before="280" w:after="280" w:line="480" w:lineRule="auto"/>
        <w:rPr>
          <w:b/>
        </w:rPr>
      </w:pPr>
      <w:r>
        <w:rPr>
          <w:b/>
        </w:rPr>
        <w:lastRenderedPageBreak/>
        <w:t>INTRODUCTION</w:t>
      </w:r>
    </w:p>
    <w:p w14:paraId="00000012" w14:textId="4F2247E6" w:rsidR="00EC67FD" w:rsidRDefault="00386A43">
      <w:pPr>
        <w:spacing w:before="280" w:after="280" w:line="480" w:lineRule="auto"/>
      </w:pPr>
      <w:r>
        <w:t>Tailed phages are viruses that infect bacteria and have evolved an extremely diverse set of protein capsid architectures to protect their infective genome (Luque et al. 2020; Berg and Roux 2021). Tailed phage capsids sizes range</w:t>
      </w:r>
      <w:r>
        <w:rPr>
          <w:color w:val="000000"/>
        </w:rPr>
        <w:t xml:space="preserve"> from 40 nm to 180 nm in </w:t>
      </w:r>
      <w:r>
        <w:t xml:space="preserve">diameter (Petrovsky et al. 2011; Suhanovsky and Teschke 2015; Gonzalez et al. 2020). The internal volumes of these capsids accommodate genomes spanning three orders of magnitude in length, </w:t>
      </w:r>
      <w:r>
        <w:rPr>
          <w:color w:val="000000"/>
        </w:rPr>
        <w:t xml:space="preserve">from </w:t>
      </w:r>
      <w:ins w:id="94" w:author="Antoni Luque Santolaria" w:date="2021-12-21T21:02:00Z">
        <w:r w:rsidR="00F93BAD">
          <w:rPr>
            <w:color w:val="000000"/>
          </w:rPr>
          <w:t>5-</w:t>
        </w:r>
      </w:ins>
      <w:ins w:id="95" w:author="Antoni Luque Santolaria" w:date="2021-12-21T21:00:00Z">
        <w:r w:rsidR="00F93BAD">
          <w:rPr>
            <w:color w:val="000000"/>
          </w:rPr>
          <w:t>10</w:t>
        </w:r>
      </w:ins>
      <w:del w:id="96" w:author="Antoni Luque Santolaria" w:date="2021-12-21T21:00:00Z">
        <w:r w:rsidDel="00F93BAD">
          <w:rPr>
            <w:color w:val="000000"/>
          </w:rPr>
          <w:delText>5</w:delText>
        </w:r>
      </w:del>
      <w:r>
        <w:rPr>
          <w:color w:val="000000"/>
        </w:rPr>
        <w:t xml:space="preserve"> kilobase pairs (kbp</w:t>
      </w:r>
      <w:del w:id="97" w:author="Antoni Luque Santolaria" w:date="2021-12-21T21:01:00Z">
        <w:r w:rsidDel="00F93BAD">
          <w:rPr>
            <w:color w:val="000000"/>
          </w:rPr>
          <w:delText>s</w:delText>
        </w:r>
      </w:del>
      <w:r>
        <w:rPr>
          <w:color w:val="000000"/>
        </w:rPr>
        <w:t>) to 735 kbp</w:t>
      </w:r>
      <w:del w:id="98" w:author="Antoni Luque Santolaria" w:date="2021-12-21T21:02:00Z">
        <w:r w:rsidDel="00F93BAD">
          <w:rPr>
            <w:color w:val="000000"/>
          </w:rPr>
          <w:delText>s</w:delText>
        </w:r>
      </w:del>
      <w:r>
        <w:rPr>
          <w:color w:val="000000"/>
        </w:rPr>
        <w:t xml:space="preserve"> </w:t>
      </w:r>
      <w:r>
        <w:t>(Luque et al. 2020; Iyer et al. 2021). The diversity in genome length and genomic content of tailed phages may explain their key role in regulating ecosystems (Maurice 2019; Silveira et al. 2021), in promoting the evolution of microbes (Zinder and Lederberg 1952; Keen et al. 2016; Touchon et al. 2017), in participating strongly in the planetary carbon cycle (Lara et al. 2017), and in becoming the most abundant biological entity on the planet (Cobián-Güemes et al. 2016). However, the role of the</w:t>
      </w:r>
      <w:ins w:id="99" w:author="Antoni Luque Santolaria" w:date="2021-12-21T21:03:00Z">
        <w:r w:rsidR="00F93BAD">
          <w:t xml:space="preserve"> diversity in </w:t>
        </w:r>
      </w:ins>
      <w:del w:id="100" w:author="Antoni Luque Santolaria" w:date="2021-12-21T21:03:00Z">
        <w:r w:rsidDel="00F93BAD">
          <w:delText xml:space="preserve"> </w:delText>
        </w:r>
      </w:del>
      <w:customXmlDelRangeStart w:id="101" w:author="Antoni Luque Santolaria" w:date="2021-12-21T21:03:00Z"/>
      <w:sdt>
        <w:sdtPr>
          <w:tag w:val="goog_rdk_12"/>
          <w:id w:val="-1627770539"/>
        </w:sdtPr>
        <w:sdtEndPr/>
        <w:sdtContent>
          <w:customXmlDelRangeEnd w:id="101"/>
          <w:ins w:id="102" w:author="Microsoft Office User" w:date="2021-12-01T09:48:00Z">
            <w:del w:id="103" w:author="Antoni Luque Santolaria" w:date="2021-12-21T21:03:00Z">
              <w:r w:rsidDel="00F93BAD">
                <w:delText xml:space="preserve">diversity in </w:delText>
              </w:r>
            </w:del>
          </w:ins>
          <w:customXmlDelRangeStart w:id="104" w:author="Antoni Luque Santolaria" w:date="2021-12-21T21:03:00Z"/>
        </w:sdtContent>
      </w:sdt>
      <w:customXmlDelRangeEnd w:id="104"/>
      <w:sdt>
        <w:sdtPr>
          <w:tag w:val="goog_rdk_13"/>
          <w:id w:val="-761071771"/>
        </w:sdtPr>
        <w:sdtEndPr/>
        <w:sdtContent>
          <w:del w:id="105" w:author="Microsoft Office User" w:date="2021-12-01T09:48:00Z">
            <w:r>
              <w:delText xml:space="preserve">different </w:delText>
            </w:r>
          </w:del>
        </w:sdtContent>
      </w:sdt>
      <w:r>
        <w:t xml:space="preserve">tailed phage capsid architectures and genome lengths across ecosystems remains unclear. </w:t>
      </w:r>
    </w:p>
    <w:p w14:paraId="00000013" w14:textId="743FD101" w:rsidR="00EC67FD" w:rsidRDefault="00386A43">
      <w:pPr>
        <w:spacing w:before="280" w:after="280" w:line="480" w:lineRule="auto"/>
      </w:pPr>
      <w:r>
        <w:t xml:space="preserve">A key challenge investigating the selection and evolution of tailed phage capsids is linking viral capsids with their viral genome in the environment (Brum et al. 2016). The number of phages isolated and studied both genetically and structurally (Duda and Teschke 2019; Krupovic and Koonin 2017) represent a very small sample compared to the gargantuan number of viruses evolving in the environment (Cobián-Güemes et al. 2016; </w:t>
      </w:r>
      <w:r>
        <w:rPr>
          <w:color w:val="000000"/>
        </w:rPr>
        <w:t>Aylward et al. 2017; Coutinho et al. 2017; Edwards et al. 2019; Shkoporov et al. 2019; Gregory et al. 2020; Roux et al. 2021; Benler et al. 2021; Shamash and Maurice 2021</w:t>
      </w:r>
      <w:r>
        <w:t xml:space="preserve">). Electron microscopy can measure the morphology and size of tailed phages, but these observations do not include genomic information, limiting how to interpret the change in capsid size distributions observed across ecosystems (Sulcius et al 2011; </w:t>
      </w:r>
      <w:r>
        <w:lastRenderedPageBreak/>
        <w:t xml:space="preserve">Brum et al. 2013). There are trade-offs in selecting capsid sizes that are difficult to disentangle (Edwards et al. 2021). </w:t>
      </w:r>
      <w:r>
        <w:rPr>
          <w:color w:val="000000"/>
        </w:rPr>
        <w:t xml:space="preserve">An increase in temperature may promote smaller genomes among viruses and other organisms (Nifong and Gilooly, 2016), but larger genomes </w:t>
      </w:r>
      <w:r>
        <w:t>encode more genes, which can enhance the survival of both phages and their hosts (Sullivan et al. 2006; Sieradzki et al. 2019; Silveira et al. 2020). On the other hand, larger genomes and their associated larger capsids are more costly energetically, which can compromise their replication in limited growth conditions (Bryan et al. 2016; Mahmoudabadi et al. 2017). Additionally, an increase in size reduces virus diffusivity</w:t>
      </w:r>
      <w:ins w:id="106" w:author="Antoni Luque Santolaria" w:date="2021-12-21T21:04:00Z">
        <w:r w:rsidR="007873F6">
          <w:t xml:space="preserve"> (Cobarrubia et al. 2021)</w:t>
        </w:r>
      </w:ins>
      <w:r>
        <w:t>, which can negatively impact their infectivity (Joiner et al. 2019). T</w:t>
      </w:r>
      <w:r>
        <w:rPr>
          <w:color w:val="000000"/>
        </w:rPr>
        <w:t xml:space="preserve">o link the capsid and genomic information of viruses in the environment, </w:t>
      </w:r>
      <w:r>
        <w:t>we introduced</w:t>
      </w:r>
      <w:r>
        <w:rPr>
          <w:color w:val="000000"/>
        </w:rPr>
        <w:t xml:space="preserve"> a new computational approach that builds on the established geometrical principles governing the capsid structure and genome packing of tailed phages (Roos et al. 2010; Luque and Reguera</w:t>
      </w:r>
      <w:r>
        <w:t xml:space="preserve"> 2013; Fokine and Rossmann 2014; Suhanovsky and Teschke 2015; Evilevitch 2018</w:t>
      </w:r>
      <w:ins w:id="107" w:author="Antoni Luque Santolaria" w:date="2021-12-21T21:09:00Z">
        <w:r w:rsidR="00B45669">
          <w:t>; Luque et al. 2020</w:t>
        </w:r>
      </w:ins>
      <w:r>
        <w:rPr>
          <w:color w:val="000000"/>
        </w:rPr>
        <w:t>)</w:t>
      </w:r>
      <w:r>
        <w:t>.</w:t>
      </w:r>
    </w:p>
    <w:p w14:paraId="00000014" w14:textId="4208ED05" w:rsidR="00EC67FD" w:rsidRDefault="00386A43">
      <w:pPr>
        <w:spacing w:before="280" w:after="280" w:line="480" w:lineRule="auto"/>
        <w:rPr>
          <w:color w:val="000000"/>
        </w:rPr>
      </w:pPr>
      <w:bookmarkStart w:id="108" w:name="_heading=h.gjdgxs" w:colFirst="0" w:colLast="0"/>
      <w:bookmarkEnd w:id="108"/>
      <w:r>
        <w:rPr>
          <w:color w:val="000000"/>
        </w:rPr>
        <w:t>The majority—80% to 90%—of tailed phage capsids are quasi-spherical (Ackermann 2007).</w:t>
      </w:r>
      <w:ins w:id="109" w:author="Antoni Luque Santolaria" w:date="2021-12-21T21:53:00Z">
        <w:r w:rsidR="00ED0CB6">
          <w:rPr>
            <w:color w:val="000000"/>
          </w:rPr>
          <w:t xml:space="preserve"> The remaining tailed phages adopt elongated capsids with icosahedral caps (Ackermann 2007; Luque and Reguera 2010).</w:t>
        </w:r>
      </w:ins>
      <w:r>
        <w:rPr>
          <w:color w:val="000000"/>
        </w:rPr>
        <w:t xml:space="preserve"> Among tailed phages, the capsids are built from multiple copies of the major capsid protein, which systematically adopt the HK97-fold (Wikoff et al. 2000; Pietil</w:t>
      </w:r>
      <w:r>
        <w:t>ä et al. 2013; Duda and Teschke 2019</w:t>
      </w:r>
      <w:r>
        <w:rPr>
          <w:color w:val="000000"/>
        </w:rPr>
        <w:t>). Capsid proteins in tailed phages are organized following hexagonal and trihexagonal icosahedral lattices, Figure 1</w:t>
      </w:r>
      <w:r>
        <w:t xml:space="preserve"> (Twarock and Luque 2019; Podgorski et al</w:t>
      </w:r>
      <w:ins w:id="110" w:author="Antoni Luque Santolaria" w:date="2021-12-21T21:09:00Z">
        <w:r w:rsidR="00B45669">
          <w:t>.</w:t>
        </w:r>
      </w:ins>
      <w:r>
        <w:t xml:space="preserve"> 2020; Luque et al. 2020</w:t>
      </w:r>
      <w:r>
        <w:rPr>
          <w:color w:val="000000"/>
        </w:rPr>
        <w:t>)</w:t>
      </w:r>
      <w:r>
        <w:t>, and the double-stranded DNA genome is packed in the capsid at quasicrystalline densities (Earnshaw and Casjens 1980; Liu et al. 2014; Luque et al. 2020).</w:t>
      </w:r>
      <w:r>
        <w:rPr>
          <w:color w:val="000000"/>
        </w:rPr>
        <w:t xml:space="preserve"> The number of capsid proteins is determined by the triangulation number or T-number, which is a</w:t>
      </w:r>
      <w:r>
        <w:t xml:space="preserve"> discrete index determining the possible</w:t>
      </w:r>
      <w:r>
        <w:rPr>
          <w:color w:val="000000"/>
        </w:rPr>
        <w:t xml:space="preserve"> capsid surfaces compatible with icosahedral symmetry </w:t>
      </w:r>
      <w:r>
        <w:lastRenderedPageBreak/>
        <w:t>(Caspar and Klug 1962; Twarock and Luque 2019)</w:t>
      </w:r>
      <w:r>
        <w:rPr>
          <w:color w:val="000000"/>
        </w:rPr>
        <w:t xml:space="preserve">. </w:t>
      </w:r>
      <w:r>
        <w:t>T</w:t>
      </w:r>
      <w:r>
        <w:rPr>
          <w:color w:val="000000"/>
        </w:rPr>
        <w:t>he number of major capsid proteins is 60T</w:t>
      </w:r>
      <w:r>
        <w:rPr>
          <w:color w:val="000000"/>
          <w:vertAlign w:val="subscript"/>
        </w:rPr>
        <w:t>0</w:t>
      </w:r>
      <w:r>
        <w:rPr>
          <w:color w:val="000000"/>
        </w:rPr>
        <w:t xml:space="preserve"> (Figure 1)</w:t>
      </w:r>
      <w:r>
        <w:t>, where</w:t>
      </w:r>
      <w:r>
        <w:rPr>
          <w:color w:val="000000"/>
        </w:rPr>
        <w:t xml:space="preserve"> T</w:t>
      </w:r>
      <w:r>
        <w:rPr>
          <w:color w:val="000000"/>
          <w:vertAlign w:val="subscript"/>
        </w:rPr>
        <w:t>0</w:t>
      </w:r>
      <w:r>
        <w:rPr>
          <w:color w:val="000000"/>
        </w:rPr>
        <w:t xml:space="preserve"> represents the classic T-number</w:t>
      </w:r>
      <w:r>
        <w:t>:</w:t>
      </w:r>
    </w:p>
    <w:tbl>
      <w:tblPr>
        <w:tblStyle w:val="af0"/>
        <w:tblW w:w="9360" w:type="dxa"/>
        <w:tblBorders>
          <w:top w:val="single" w:sz="8" w:space="0" w:color="F9F9F9"/>
          <w:left w:val="single" w:sz="8" w:space="0" w:color="F9F9F9"/>
          <w:bottom w:val="single" w:sz="8" w:space="0" w:color="F9F9F9"/>
          <w:right w:val="single" w:sz="8" w:space="0" w:color="F9F9F9"/>
          <w:insideH w:val="single" w:sz="8" w:space="0" w:color="F9F9F9"/>
          <w:insideV w:val="single" w:sz="8" w:space="0" w:color="F9F9F9"/>
        </w:tblBorders>
        <w:tblLayout w:type="fixed"/>
        <w:tblLook w:val="0600" w:firstRow="0" w:lastRow="0" w:firstColumn="0" w:lastColumn="0" w:noHBand="1" w:noVBand="1"/>
      </w:tblPr>
      <w:tblGrid>
        <w:gridCol w:w="8490"/>
        <w:gridCol w:w="870"/>
      </w:tblGrid>
      <w:tr w:rsidR="00EC67FD" w14:paraId="73F2E266" w14:textId="77777777">
        <w:tc>
          <w:tcPr>
            <w:tcW w:w="8490" w:type="dxa"/>
            <w:shd w:val="clear" w:color="auto" w:fill="auto"/>
            <w:tcMar>
              <w:top w:w="100" w:type="dxa"/>
              <w:left w:w="100" w:type="dxa"/>
              <w:bottom w:w="100" w:type="dxa"/>
              <w:right w:w="100" w:type="dxa"/>
            </w:tcMar>
          </w:tcPr>
          <w:p w14:paraId="00000015" w14:textId="77777777" w:rsidR="00EC67FD" w:rsidRDefault="00CF3DC9">
            <w:pPr>
              <w:spacing w:before="280" w:after="280" w:line="480" w:lineRule="auto"/>
              <w:jc w:val="center"/>
            </w:pPr>
            <m:oMath>
              <m:sSub>
                <m:sSubPr>
                  <m:ctrlPr>
                    <w:ins w:id="111" w:author="Antoni Luque Santolaria" w:date="2021-12-21T16:33:00Z">
                      <w:rPr>
                        <w:rFonts w:ascii="Cambria Math" w:eastAsia="Cambria Math" w:hAnsi="Cambria Math" w:cs="Cambria Math"/>
                      </w:rPr>
                    </w:ins>
                  </m:ctrlPr>
                </m:sSubPr>
                <m:e>
                  <m:r>
                    <w:rPr>
                      <w:rFonts w:ascii="Cambria Math" w:eastAsia="Cambria Math" w:hAnsi="Cambria Math" w:cs="Cambria Math"/>
                    </w:rPr>
                    <m:t>T</m:t>
                  </m:r>
                </m:e>
                <m:sub>
                  <m:r>
                    <w:rPr>
                      <w:rFonts w:ascii="Cambria Math" w:eastAsia="Cambria Math" w:hAnsi="Cambria Math" w:cs="Cambria Math"/>
                    </w:rPr>
                    <m:t>0</m:t>
                  </m:r>
                </m:sub>
              </m:sSub>
              <m:r>
                <w:rPr>
                  <w:rFonts w:ascii="Cambria Math" w:eastAsia="Cambria Math" w:hAnsi="Cambria Math" w:cs="Cambria Math"/>
                </w:rPr>
                <m:t xml:space="preserve">(h,k) = </m:t>
              </m:r>
              <m:sSup>
                <m:sSupPr>
                  <m:ctrlPr>
                    <w:ins w:id="112" w:author="Antoni Luque Santolaria" w:date="2021-12-21T16:33:00Z">
                      <w:rPr>
                        <w:rFonts w:ascii="Cambria Math" w:eastAsia="Cambria Math" w:hAnsi="Cambria Math" w:cs="Cambria Math"/>
                      </w:rPr>
                    </w:ins>
                  </m:ctrlPr>
                </m:sSupPr>
                <m:e>
                  <m:r>
                    <w:rPr>
                      <w:rFonts w:ascii="Cambria Math" w:eastAsia="Cambria Math" w:hAnsi="Cambria Math" w:cs="Cambria Math"/>
                    </w:rPr>
                    <m:t>h</m:t>
                  </m:r>
                </m:e>
                <m:sup>
                  <m:r>
                    <w:rPr>
                      <w:rFonts w:ascii="Cambria Math" w:eastAsia="Cambria Math" w:hAnsi="Cambria Math" w:cs="Cambria Math"/>
                    </w:rPr>
                    <m:t>2</m:t>
                  </m:r>
                </m:sup>
              </m:sSup>
              <m:r>
                <w:rPr>
                  <w:rFonts w:ascii="Cambria Math" w:eastAsia="Cambria Math" w:hAnsi="Cambria Math" w:cs="Cambria Math"/>
                </w:rPr>
                <m:t>+hk +</m:t>
              </m:r>
              <m:sSup>
                <m:sSupPr>
                  <m:ctrlPr>
                    <w:ins w:id="113" w:author="Antoni Luque Santolaria" w:date="2021-12-21T16:33:00Z">
                      <w:rPr>
                        <w:rFonts w:ascii="Cambria Math" w:eastAsia="Cambria Math" w:hAnsi="Cambria Math" w:cs="Cambria Math"/>
                      </w:rPr>
                    </w:ins>
                  </m:ctrlPr>
                </m:sSupPr>
                <m:e>
                  <m:r>
                    <w:rPr>
                      <w:rFonts w:ascii="Cambria Math" w:eastAsia="Cambria Math" w:hAnsi="Cambria Math" w:cs="Cambria Math"/>
                    </w:rPr>
                    <m:t>k</m:t>
                  </m:r>
                </m:e>
                <m:sup>
                  <m:r>
                    <w:rPr>
                      <w:rFonts w:ascii="Cambria Math" w:eastAsia="Cambria Math" w:hAnsi="Cambria Math" w:cs="Cambria Math"/>
                    </w:rPr>
                    <m:t>2</m:t>
                  </m:r>
                </m:sup>
              </m:sSup>
              <m:r>
                <w:rPr>
                  <w:rFonts w:ascii="Cambria Math" w:eastAsia="Cambria Math" w:hAnsi="Cambria Math" w:cs="Cambria Math"/>
                </w:rPr>
                <m:t xml:space="preserve"> </m:t>
              </m:r>
            </m:oMath>
            <w:r w:rsidR="00386A43">
              <w:t>.</w:t>
            </w:r>
          </w:p>
        </w:tc>
        <w:tc>
          <w:tcPr>
            <w:tcW w:w="870" w:type="dxa"/>
            <w:shd w:val="clear" w:color="auto" w:fill="auto"/>
            <w:tcMar>
              <w:top w:w="100" w:type="dxa"/>
              <w:left w:w="100" w:type="dxa"/>
              <w:bottom w:w="100" w:type="dxa"/>
              <w:right w:w="100" w:type="dxa"/>
            </w:tcMar>
          </w:tcPr>
          <w:p w14:paraId="00000016" w14:textId="77777777" w:rsidR="00EC67FD" w:rsidRDefault="00386A43">
            <w:pPr>
              <w:widowControl w:val="0"/>
              <w:pBdr>
                <w:top w:val="nil"/>
                <w:left w:val="nil"/>
                <w:bottom w:val="nil"/>
                <w:right w:val="nil"/>
                <w:between w:val="nil"/>
              </w:pBdr>
              <w:jc w:val="center"/>
            </w:pPr>
            <w:r>
              <w:t>(1)</w:t>
            </w:r>
          </w:p>
        </w:tc>
      </w:tr>
    </w:tbl>
    <w:p w14:paraId="00000017" w14:textId="56A49BE7" w:rsidR="00EC67FD" w:rsidRDefault="00386A43">
      <w:pPr>
        <w:spacing w:before="280" w:after="280" w:line="480" w:lineRule="auto"/>
        <w:rPr>
          <w:color w:val="000000"/>
        </w:rPr>
      </w:pPr>
      <w:r>
        <w:t>In the generalized theory for icosahedral capsids, t</w:t>
      </w:r>
      <w:r>
        <w:rPr>
          <w:color w:val="000000"/>
        </w:rPr>
        <w:t xml:space="preserve">he T-number for the hexagonal lattice is </w:t>
      </w:r>
      <w:proofErr w:type="spellStart"/>
      <w:r>
        <w:rPr>
          <w:color w:val="000000"/>
        </w:rPr>
        <w:t>T</w:t>
      </w:r>
      <w:r>
        <w:rPr>
          <w:color w:val="000000"/>
          <w:vertAlign w:val="subscript"/>
        </w:rPr>
        <w:t>hex</w:t>
      </w:r>
      <w:proofErr w:type="spellEnd"/>
      <w:r>
        <w:rPr>
          <w:color w:val="000000"/>
        </w:rPr>
        <w:t xml:space="preserve"> = T</w:t>
      </w:r>
      <w:del w:id="114" w:author="Antoni Luque Santolaria" w:date="2021-12-22T04:01:00Z">
        <w:r w:rsidDel="00B32825">
          <w:rPr>
            <w:color w:val="000000"/>
            <w:vertAlign w:val="subscript"/>
          </w:rPr>
          <w:delText>0</w:delText>
        </w:r>
      </w:del>
      <w:ins w:id="115" w:author="Antoni Luque Santolaria" w:date="2021-12-22T04:01:00Z">
        <w:r w:rsidR="00B32825">
          <w:rPr>
            <w:color w:val="000000"/>
            <w:vertAlign w:val="subscript"/>
          </w:rPr>
          <w:t>0</w:t>
        </w:r>
      </w:ins>
      <w:r>
        <w:rPr>
          <w:color w:val="000000"/>
        </w:rPr>
        <w:t xml:space="preserve">, and the T-number for </w:t>
      </w:r>
      <w:r>
        <w:t xml:space="preserve">the trihexagonal lattice is </w:t>
      </w:r>
      <w:proofErr w:type="spellStart"/>
      <w:r>
        <w:t>T</w:t>
      </w:r>
      <w:r>
        <w:rPr>
          <w:vertAlign w:val="subscript"/>
        </w:rPr>
        <w:t>tri</w:t>
      </w:r>
      <w:proofErr w:type="spellEnd"/>
      <w:r>
        <w:t xml:space="preserve"> =</w:t>
      </w:r>
      <w:r w:rsidRPr="00094E85">
        <w:t xml:space="preserve"> 4/3 T</w:t>
      </w:r>
      <w:r w:rsidR="00221026" w:rsidRPr="00221026">
        <w:rPr>
          <w:vertAlign w:val="subscript"/>
          <w:rPrChange w:id="116" w:author="Antoni Luque Santolaria" w:date="2021-12-21T21:12:00Z">
            <w:rPr/>
          </w:rPrChange>
        </w:rPr>
        <w:t>0</w:t>
      </w:r>
      <w:r w:rsidR="00221026" w:rsidRPr="00221026">
        <w:rPr>
          <w:rPrChange w:id="117" w:author="Antoni Luque Santolaria" w:date="2021-12-21T21:12:00Z">
            <w:rPr>
              <w:vertAlign w:val="subscript"/>
            </w:rPr>
          </w:rPrChange>
        </w:rPr>
        <w:t xml:space="preserve"> </w:t>
      </w:r>
      <w:r w:rsidR="00221026">
        <w:t>(</w:t>
      </w:r>
      <w:r w:rsidR="00221026" w:rsidRPr="00B269A7">
        <w:rPr>
          <w:rFonts w:eastAsia="Gungsuh"/>
        </w:rPr>
        <w:t>Twarock and Luque 2019). The factor 4/3 ≈ 1.33 accounts for the additional surface associated with 6</w:t>
      </w:r>
      <w:r w:rsidR="00221026">
        <w:rPr>
          <w:rFonts w:eastAsia="Gungsuh"/>
        </w:rPr>
        <w:t>0</w:t>
      </w:r>
      <w:r w:rsidR="00221026" w:rsidRPr="00094E85">
        <w:t>T</w:t>
      </w:r>
      <w:r w:rsidR="00221026" w:rsidRPr="00B269A7">
        <w:rPr>
          <w:vertAlign w:val="subscript"/>
        </w:rPr>
        <w:t>0</w:t>
      </w:r>
      <w:r w:rsidR="00221026">
        <w:rPr>
          <w:rFonts w:eastAsia="Gungsuh"/>
        </w:rPr>
        <w:t xml:space="preserve"> </w:t>
      </w:r>
      <w:r w:rsidR="00221026" w:rsidRPr="00B269A7">
        <w:rPr>
          <w:rFonts w:eastAsia="Gungsuh"/>
        </w:rPr>
        <w:t xml:space="preserve">minor capsid proteins inserted as trimers in the trihexagonal lattice (Figure 1). Empirical and bioinformatic studies indicate that tailed phages can adopt capsid architectures from </w:t>
      </w:r>
      <w:ins w:id="118" w:author="Antoni Luque Santolaria" w:date="2021-12-21T21:17:00Z">
        <w:r w:rsidR="00863651">
          <w:rPr>
            <w:rFonts w:eastAsia="Gungsuh"/>
          </w:rPr>
          <w:t xml:space="preserve">putative </w:t>
        </w:r>
      </w:ins>
      <w:r w:rsidR="00221026" w:rsidRPr="00B269A7">
        <w:rPr>
          <w:rFonts w:eastAsia="Gungsuh"/>
        </w:rPr>
        <w:t xml:space="preserve">T = 1.33 </w:t>
      </w:r>
      <w:ins w:id="119" w:author="Antoni Luque Santolaria" w:date="2021-12-21T21:17:00Z">
        <w:r w:rsidR="00863651">
          <w:rPr>
            <w:rFonts w:eastAsia="Gungsuh"/>
          </w:rPr>
          <w:t xml:space="preserve">capsids </w:t>
        </w:r>
      </w:ins>
      <w:r w:rsidR="00221026" w:rsidRPr="00B269A7">
        <w:rPr>
          <w:rFonts w:eastAsia="Gungsuh"/>
        </w:rPr>
        <w:t xml:space="preserve">to T = 52 </w:t>
      </w:r>
      <w:ins w:id="120" w:author="Antoni Luque Santolaria" w:date="2021-12-21T21:17:00Z">
        <w:r w:rsidR="00863651">
          <w:rPr>
            <w:rFonts w:eastAsia="Gungsuh"/>
          </w:rPr>
          <w:t xml:space="preserve">capsids </w:t>
        </w:r>
      </w:ins>
      <w:r w:rsidR="00221026" w:rsidRPr="00B269A7">
        <w:rPr>
          <w:rFonts w:eastAsia="Gungsuh"/>
        </w:rPr>
        <w:t>(Suhanovsky and Teschke 2015; Luque et al. 2020). The T-number follows an allometric relationship with the genome length with an approximate exponent of 2/3 ≈ 0.67 because the T-number is proportional to the capsid surface and the genome length is proportional to the capsid volume (Luque et al. 2020)</w:t>
      </w:r>
      <w:r w:rsidR="00221026">
        <w:rPr>
          <w:rFonts w:eastAsia="Gungsuh"/>
        </w:rPr>
        <w:t>.</w:t>
      </w:r>
      <w:r w:rsidRPr="00221026">
        <w:rPr>
          <w:rFonts w:ascii="Gungsuh" w:eastAsia="Gungsuh" w:hAnsi="Gungsuh" w:cs="Gungsuh"/>
        </w:rPr>
        <w:t xml:space="preserve"> </w:t>
      </w:r>
      <w:r w:rsidRPr="00094E85">
        <w:rPr>
          <w:color w:val="000000"/>
        </w:rPr>
        <w:t>Thus, the increase in genomic content is associated with larger tailed phage ca</w:t>
      </w:r>
      <w:r>
        <w:rPr>
          <w:color w:val="000000"/>
        </w:rPr>
        <w:t>psids built with more capsid proteins. Since the major capsid proteins conserve the HK97-fold while adopting a large diversity of sequences, here we propose that part of this sequence diversity is associated with the formation of different T-number capsids.</w:t>
      </w:r>
    </w:p>
    <w:p w14:paraId="00000018" w14:textId="1B35E489" w:rsidR="00EC67FD" w:rsidRDefault="00386A43">
      <w:pPr>
        <w:spacing w:before="280" w:after="280" w:line="480" w:lineRule="auto"/>
        <w:rPr>
          <w:color w:val="000000"/>
        </w:rPr>
      </w:pPr>
      <w:r>
        <w:rPr>
          <w:color w:val="000000"/>
        </w:rPr>
        <w:t xml:space="preserve">Confirming a direct relationship between major capsid protein sequences and T-number capsids would open the doors of predicting the capsid architecture of tailed phages (and genome lengths) from a single gene. This would facilitate inferring tailed phage capsids from sequenced environmental data </w:t>
      </w:r>
      <w:r>
        <w:t>that is now</w:t>
      </w:r>
      <w:r>
        <w:rPr>
          <w:color w:val="000000"/>
        </w:rPr>
        <w:t xml:space="preserve"> obtained routinely (Breitbart et al. 2002; Silveira et al. 20</w:t>
      </w:r>
      <w:r>
        <w:t>20;</w:t>
      </w:r>
      <w:r>
        <w:rPr>
          <w:color w:val="000000"/>
        </w:rPr>
        <w:t xml:space="preserve"> </w:t>
      </w:r>
      <w:r>
        <w:t>Roux et al. 2021;</w:t>
      </w:r>
      <w:r>
        <w:rPr>
          <w:color w:val="000000"/>
        </w:rPr>
        <w:t xml:space="preserve"> Liang and Bushman 2021; Santos-Medellin et al. 2021). To test the capsid </w:t>
      </w:r>
      <w:r>
        <w:rPr>
          <w:color w:val="000000"/>
        </w:rPr>
        <w:lastRenderedPageBreak/>
        <w:t xml:space="preserve">protein-to-T-number association, we </w:t>
      </w:r>
      <w:r>
        <w:t xml:space="preserve">developed a computational approach that can predict accurately the capsid architectures of tailed phages from the major capsid protein gene (Figure 2). First, the genome-to-T-number model (G2T) was </w:t>
      </w:r>
      <w:ins w:id="121" w:author="Antoni Luque Santolaria" w:date="2021-12-21T21:16:00Z">
        <w:r w:rsidR="00863651">
          <w:t xml:space="preserve">extended </w:t>
        </w:r>
      </w:ins>
      <w:del w:id="122" w:author="Antoni Luque Santolaria" w:date="2021-12-21T21:16:00Z">
        <w:r w:rsidDel="00863651">
          <w:delText xml:space="preserve">built </w:delText>
        </w:r>
      </w:del>
      <w:r>
        <w:t xml:space="preserve">by </w:t>
      </w:r>
      <w:del w:id="123" w:author="Antoni Luque Santolaria" w:date="2021-12-21T21:18:00Z">
        <w:r w:rsidDel="000334EC">
          <w:delText xml:space="preserve">validating and </w:delText>
        </w:r>
      </w:del>
      <w:r>
        <w:t xml:space="preserve">training a power function physical model using a </w:t>
      </w:r>
      <w:ins w:id="124" w:author="Antoni Luque Santolaria" w:date="2021-12-21T21:16:00Z">
        <w:r w:rsidR="00863651">
          <w:t xml:space="preserve">larger </w:t>
        </w:r>
      </w:ins>
      <w:r>
        <w:t xml:space="preserve">database of high-resolution tailed phage capsids </w:t>
      </w:r>
      <w:ins w:id="125" w:author="Antoni Luque Santolaria" w:date="2021-12-21T21:16:00Z">
        <w:r w:rsidR="00863651">
          <w:t xml:space="preserve">than prior studies </w:t>
        </w:r>
      </w:ins>
      <w:r>
        <w:t xml:space="preserve">(Figure 2a). Major capsid proteins (MCPs) adopting HK97-fold were obtained from tailed phage genome isolates, and the G2T model was applied to the genomes to obtain the putative capsid architectures among these phage isolates, generating the MCP/T library (Figure 2b). The MCP/T library was used to train the major capsid protein-to-T-number (MCP2T) models using a proximity matrix approach (MCP2T-PM) and a random forest approach (MCP2T-RF) (Figure 2c). Finally, these statistical learning models were applied to metagenomic data to infer the capsid architecture of uncultured tailed phages in the human gut. </w:t>
      </w:r>
    </w:p>
    <w:p w14:paraId="00000019" w14:textId="77777777" w:rsidR="00EC67FD" w:rsidRDefault="00386A43">
      <w:pPr>
        <w:spacing w:before="280" w:after="280" w:line="480" w:lineRule="auto"/>
        <w:rPr>
          <w:b/>
        </w:rPr>
      </w:pPr>
      <w:r>
        <w:rPr>
          <w:b/>
        </w:rPr>
        <w:t>METHODS</w:t>
      </w:r>
    </w:p>
    <w:p w14:paraId="7779422D" w14:textId="7432A160" w:rsidR="009B4114" w:rsidRPr="009B4114" w:rsidRDefault="009B4114" w:rsidP="009B4114">
      <w:pPr>
        <w:spacing w:before="280" w:after="280" w:line="480" w:lineRule="auto"/>
        <w:rPr>
          <w:ins w:id="126" w:author="Antoni Luque Santolaria" w:date="2021-12-22T01:18:00Z"/>
          <w:bCs/>
          <w:rPrChange w:id="127" w:author="Antoni Luque Santolaria" w:date="2021-12-22T01:18:00Z">
            <w:rPr>
              <w:ins w:id="128" w:author="Antoni Luque Santolaria" w:date="2021-12-22T01:18:00Z"/>
              <w:b/>
            </w:rPr>
          </w:rPrChange>
        </w:rPr>
      </w:pPr>
      <w:ins w:id="129" w:author="Antoni Luque Santolaria" w:date="2021-12-22T01:18:00Z">
        <w:r w:rsidRPr="009B4114">
          <w:rPr>
            <w:bCs/>
            <w:rPrChange w:id="130" w:author="Antoni Luque Santolaria" w:date="2021-12-22T01:18:00Z">
              <w:rPr>
                <w:b/>
              </w:rPr>
            </w:rPrChange>
          </w:rPr>
          <w:t>The GitHub repository </w:t>
        </w:r>
      </w:ins>
      <w:ins w:id="131" w:author="Antoni Luque Santolaria" w:date="2021-12-22T01:19:00Z">
        <w:r>
          <w:rPr>
            <w:bCs/>
          </w:rPr>
          <w:fldChar w:fldCharType="begin"/>
        </w:r>
        <w:r>
          <w:rPr>
            <w:bCs/>
          </w:rPr>
          <w:instrText xml:space="preserve"> HYPERLINK "https://github.com/luquelab/Lee_et_al_journal_yyyy" </w:instrText>
        </w:r>
        <w:r>
          <w:rPr>
            <w:bCs/>
          </w:rPr>
          <w:fldChar w:fldCharType="separate"/>
        </w:r>
        <w:r w:rsidRPr="009B4114">
          <w:rPr>
            <w:rStyle w:val="Hyperlink"/>
            <w:bCs/>
          </w:rPr>
          <w:t>https://github.com/luquelab/Lee_et_al_journal_yyyy</w:t>
        </w:r>
        <w:r>
          <w:rPr>
            <w:bCs/>
          </w:rPr>
          <w:fldChar w:fldCharType="end"/>
        </w:r>
      </w:ins>
      <w:ins w:id="132" w:author="Antoni Luque Santolaria" w:date="2021-12-22T01:18:00Z">
        <w:r w:rsidRPr="009B4114">
          <w:rPr>
            <w:bCs/>
            <w:rPrChange w:id="133" w:author="Antoni Luque Santolaria" w:date="2021-12-22T01:18:00Z">
              <w:rPr>
                <w:b/>
              </w:rPr>
            </w:rPrChange>
          </w:rPr>
          <w:t> contains the codes and instructions necessary to implement the methods and replicate the research.</w:t>
        </w:r>
      </w:ins>
      <w:ins w:id="134" w:author="Antoni Luque Santolaria" w:date="2021-12-22T02:57:00Z">
        <w:r w:rsidR="00BA118D">
          <w:rPr>
            <w:bCs/>
          </w:rPr>
          <w:t xml:space="preserve"> The supplementary section SI-1 contains the description of the supplementary Data Files</w:t>
        </w:r>
      </w:ins>
      <w:ins w:id="135" w:author="Antoni Luque Santolaria" w:date="2021-12-22T02:58:00Z">
        <w:r w:rsidR="00BA118D">
          <w:rPr>
            <w:bCs/>
          </w:rPr>
          <w:t xml:space="preserve"> referenced in the Methods and Results sections.</w:t>
        </w:r>
      </w:ins>
      <w:ins w:id="136" w:author="Antoni Luque Santolaria" w:date="2021-12-22T02:57:00Z">
        <w:r w:rsidR="00BA118D">
          <w:rPr>
            <w:bCs/>
          </w:rPr>
          <w:t xml:space="preserve"> </w:t>
        </w:r>
      </w:ins>
    </w:p>
    <w:p w14:paraId="0000001A" w14:textId="77459F2E" w:rsidR="00EC67FD" w:rsidRDefault="00386A43">
      <w:pPr>
        <w:spacing w:before="280" w:after="280" w:line="480" w:lineRule="auto"/>
        <w:rPr>
          <w:b/>
        </w:rPr>
      </w:pPr>
      <w:r>
        <w:rPr>
          <w:b/>
        </w:rPr>
        <w:t xml:space="preserve">Genome-to-T-number (G2T) model. </w:t>
      </w:r>
      <w:r>
        <w:t>The</w:t>
      </w:r>
      <w:r>
        <w:rPr>
          <w:b/>
        </w:rPr>
        <w:t xml:space="preserve"> </w:t>
      </w:r>
      <w:r>
        <w:t>genome-to-T-number (G2T) model</w:t>
      </w:r>
      <w:ins w:id="137" w:author="Antoni Luque Santolaria" w:date="2021-12-21T21:34:00Z">
        <w:r w:rsidR="009F1F40">
          <w:t xml:space="preserve"> is </w:t>
        </w:r>
      </w:ins>
      <w:del w:id="138" w:author="Antoni Luque Santolaria" w:date="2021-12-21T21:34:00Z">
        <w:r w:rsidDel="009F1F40">
          <w:delText xml:space="preserve"> </w:delText>
        </w:r>
      </w:del>
      <w:customXmlDelRangeStart w:id="139" w:author="Antoni Luque Santolaria" w:date="2021-12-21T21:34:00Z"/>
      <w:sdt>
        <w:sdtPr>
          <w:tag w:val="goog_rdk_17"/>
          <w:id w:val="2014029242"/>
        </w:sdtPr>
        <w:sdtEndPr/>
        <w:sdtContent>
          <w:customXmlDelRangeEnd w:id="139"/>
          <w:del w:id="140" w:author="Antoni Luque Santolaria" w:date="2021-12-21T21:34:00Z">
            <w:r w:rsidDel="009F1F40">
              <w:delText xml:space="preserve">was </w:delText>
            </w:r>
          </w:del>
          <w:customXmlDelRangeStart w:id="141" w:author="Antoni Luque Santolaria" w:date="2021-12-21T21:34:00Z"/>
        </w:sdtContent>
      </w:sdt>
      <w:customXmlDelRangeEnd w:id="141"/>
      <w:customXmlDelRangeStart w:id="142" w:author="Antoni Luque Santolaria" w:date="2021-12-21T21:34:00Z"/>
      <w:sdt>
        <w:sdtPr>
          <w:tag w:val="goog_rdk_18"/>
          <w:id w:val="635225952"/>
        </w:sdtPr>
        <w:sdtEndPr/>
        <w:sdtContent>
          <w:customXmlDelRangeEnd w:id="142"/>
          <w:ins w:id="143" w:author="Microsoft Office User" w:date="2021-12-01T10:27:00Z">
            <w:del w:id="144" w:author="Antoni Luque Santolaria" w:date="2021-12-21T21:34:00Z">
              <w:r w:rsidDel="009F1F40">
                <w:delText xml:space="preserve">is </w:delText>
              </w:r>
            </w:del>
          </w:ins>
          <w:customXmlDelRangeStart w:id="145" w:author="Antoni Luque Santolaria" w:date="2021-12-21T21:34:00Z"/>
        </w:sdtContent>
      </w:sdt>
      <w:customXmlDelRangeEnd w:id="145"/>
      <w:r>
        <w:t>a physical model that</w:t>
      </w:r>
      <w:ins w:id="146" w:author="Antoni Luque Santolaria" w:date="2021-12-21T21:34:00Z">
        <w:r w:rsidR="009F1F40">
          <w:t xml:space="preserve"> </w:t>
        </w:r>
      </w:ins>
      <w:r w:rsidR="009F1F40">
        <w:t>predict</w:t>
      </w:r>
      <w:ins w:id="147" w:author="Antoni Luque Santolaria" w:date="2021-12-21T21:34:00Z">
        <w:r w:rsidR="009F1F40">
          <w:t>s</w:t>
        </w:r>
      </w:ins>
      <w:del w:id="148" w:author="Antoni Luque Santolaria" w:date="2021-12-21T21:34:00Z">
        <w:r w:rsidDel="009F1F40">
          <w:delText xml:space="preserve"> predict</w:delText>
        </w:r>
      </w:del>
      <w:customXmlDelRangeStart w:id="149" w:author="Antoni Luque Santolaria" w:date="2021-12-21T21:34:00Z"/>
      <w:sdt>
        <w:sdtPr>
          <w:tag w:val="goog_rdk_19"/>
          <w:id w:val="375211891"/>
        </w:sdtPr>
        <w:sdtEndPr/>
        <w:sdtContent>
          <w:customXmlDelRangeEnd w:id="149"/>
          <w:ins w:id="150" w:author="Microsoft Office User" w:date="2021-12-01T10:28:00Z">
            <w:del w:id="151" w:author="Antoni Luque Santolaria" w:date="2021-12-21T21:34:00Z">
              <w:r w:rsidDel="009F1F40">
                <w:delText>s</w:delText>
              </w:r>
            </w:del>
          </w:ins>
          <w:customXmlDelRangeStart w:id="152" w:author="Antoni Luque Santolaria" w:date="2021-12-21T21:34:00Z"/>
        </w:sdtContent>
      </w:sdt>
      <w:customXmlDelRangeEnd w:id="152"/>
      <w:sdt>
        <w:sdtPr>
          <w:tag w:val="goog_rdk_20"/>
          <w:id w:val="1511870941"/>
        </w:sdtPr>
        <w:sdtEndPr/>
        <w:sdtContent>
          <w:del w:id="153" w:author="Microsoft Office User" w:date="2021-12-01T10:28:00Z">
            <w:r>
              <w:delText>ed</w:delText>
            </w:r>
          </w:del>
        </w:sdtContent>
      </w:sdt>
      <w:r>
        <w:t xml:space="preserve"> the capsid architecture (T-number) of a tailed phage from its genome length (Figure 2a). The G2T model</w:t>
      </w:r>
      <w:ins w:id="154" w:author="Antoni Luque Santolaria" w:date="2021-12-21T21:34:00Z">
        <w:r w:rsidR="009F1F40">
          <w:t xml:space="preserve"> was introduced in Luque et al. 2020.</w:t>
        </w:r>
      </w:ins>
      <w:ins w:id="155" w:author="Antoni Luque Santolaria" w:date="2021-12-21T21:35:00Z">
        <w:r w:rsidR="009F1F40">
          <w:t xml:space="preserve"> The model relies </w:t>
        </w:r>
      </w:ins>
      <w:del w:id="156" w:author="Antoni Luque Santolaria" w:date="2021-12-21T21:34:00Z">
        <w:r w:rsidDel="009F1F40">
          <w:delText xml:space="preserve"> </w:delText>
        </w:r>
      </w:del>
      <w:customXmlDelRangeStart w:id="157" w:author="Antoni Luque Santolaria" w:date="2021-12-21T21:34:00Z"/>
      <w:sdt>
        <w:sdtPr>
          <w:tag w:val="goog_rdk_21"/>
          <w:id w:val="-1163011267"/>
        </w:sdtPr>
        <w:sdtEndPr/>
        <w:sdtContent>
          <w:customXmlDelRangeEnd w:id="157"/>
          <w:ins w:id="158" w:author="Microsoft Office User" w:date="2021-12-01T10:28:00Z">
            <w:del w:id="159" w:author="Antoni Luque Santolaria" w:date="2021-12-21T21:34:00Z">
              <w:r w:rsidDel="009F1F40">
                <w:delText xml:space="preserve">was first introduced in Luque </w:delText>
              </w:r>
            </w:del>
          </w:ins>
          <w:customXmlDelRangeStart w:id="160" w:author="Antoni Luque Santolaria" w:date="2021-12-21T21:34:00Z"/>
          <w:sdt>
            <w:sdtPr>
              <w:tag w:val="goog_rdk_22"/>
              <w:id w:val="-824125895"/>
            </w:sdtPr>
            <w:sdtEndPr/>
            <w:sdtContent>
              <w:customXmlDelRangeEnd w:id="160"/>
              <w:ins w:id="161" w:author="Microsoft Office User" w:date="2021-12-01T10:28:00Z">
                <w:del w:id="162" w:author="Antoni Luque Santolaria" w:date="2021-12-21T21:34:00Z">
                  <w:r w:rsidDel="009F1F40">
                    <w:rPr>
                      <w:rPrChange w:id="163" w:author="Microsoft Office User" w:date="2021-12-01T10:31:00Z">
                        <w:rPr>
                          <w:i/>
                        </w:rPr>
                      </w:rPrChange>
                    </w:rPr>
                    <w:delText>et al.</w:delText>
                  </w:r>
                </w:del>
              </w:ins>
              <w:customXmlDelRangeStart w:id="164" w:author="Antoni Luque Santolaria" w:date="2021-12-21T21:34:00Z"/>
            </w:sdtContent>
          </w:sdt>
          <w:customXmlDelRangeEnd w:id="164"/>
          <w:ins w:id="165" w:author="Microsoft Office User" w:date="2021-12-01T10:28:00Z">
            <w:del w:id="166" w:author="Antoni Luque Santolaria" w:date="2021-12-21T21:34:00Z">
              <w:r w:rsidDel="009F1F40">
                <w:rPr>
                  <w:i/>
                </w:rPr>
                <w:delText xml:space="preserve"> </w:delText>
              </w:r>
              <w:r w:rsidDel="009F1F40">
                <w:delText>2020.</w:delText>
              </w:r>
            </w:del>
            <w:del w:id="167" w:author="Antoni Luque Santolaria" w:date="2021-12-21T21:35:00Z">
              <w:r w:rsidDel="009F1F40">
                <w:delText xml:space="preserve"> The model </w:delText>
              </w:r>
            </w:del>
          </w:ins>
          <w:customXmlDelRangeStart w:id="168" w:author="Antoni Luque Santolaria" w:date="2021-12-21T21:34:00Z"/>
        </w:sdtContent>
      </w:sdt>
      <w:customXmlDelRangeEnd w:id="168"/>
      <w:customXmlDelRangeStart w:id="169" w:author="Antoni Luque Santolaria" w:date="2021-12-21T21:35:00Z"/>
      <w:sdt>
        <w:sdtPr>
          <w:tag w:val="goog_rdk_23"/>
          <w:id w:val="358562641"/>
        </w:sdtPr>
        <w:sdtEndPr/>
        <w:sdtContent>
          <w:customXmlDelRangeEnd w:id="169"/>
          <w:del w:id="170" w:author="Antoni Luque Santolaria" w:date="2021-12-21T21:35:00Z">
            <w:r w:rsidDel="009F1F40">
              <w:delText xml:space="preserve">relied </w:delText>
            </w:r>
          </w:del>
          <w:customXmlDelRangeStart w:id="171" w:author="Antoni Luque Santolaria" w:date="2021-12-21T21:35:00Z"/>
        </w:sdtContent>
      </w:sdt>
      <w:customXmlDelRangeEnd w:id="171"/>
      <w:customXmlDelRangeStart w:id="172" w:author="Antoni Luque Santolaria" w:date="2021-12-21T21:35:00Z"/>
      <w:sdt>
        <w:sdtPr>
          <w:tag w:val="goog_rdk_24"/>
          <w:id w:val="-447084852"/>
        </w:sdtPr>
        <w:sdtEndPr/>
        <w:sdtContent>
          <w:customXmlDelRangeEnd w:id="172"/>
          <w:ins w:id="173" w:author="Microsoft Office User" w:date="2021-12-01T10:30:00Z">
            <w:del w:id="174" w:author="Antoni Luque Santolaria" w:date="2021-12-21T21:35:00Z">
              <w:r w:rsidDel="009F1F40">
                <w:delText xml:space="preserve">relies </w:delText>
              </w:r>
            </w:del>
          </w:ins>
          <w:customXmlDelRangeStart w:id="175" w:author="Antoni Luque Santolaria" w:date="2021-12-21T21:35:00Z"/>
        </w:sdtContent>
      </w:sdt>
      <w:customXmlDelRangeEnd w:id="175"/>
      <w:r>
        <w:t>on</w:t>
      </w:r>
      <w:ins w:id="176" w:author="Antoni Luque Santolaria" w:date="2021-12-21T21:35:00Z">
        <w:r w:rsidR="009F1F40">
          <w:t xml:space="preserve"> the empirically and theoretically justified</w:t>
        </w:r>
      </w:ins>
      <w:del w:id="177" w:author="Antoni Luque Santolaria" w:date="2021-12-21T21:35:00Z">
        <w:r w:rsidDel="009F1F40">
          <w:delText xml:space="preserve"> </w:delText>
        </w:r>
      </w:del>
      <w:customXmlDelRangeStart w:id="178" w:author="Antoni Luque Santolaria" w:date="2021-12-21T21:35:00Z"/>
      <w:sdt>
        <w:sdtPr>
          <w:tag w:val="goog_rdk_25"/>
          <w:id w:val="338813830"/>
        </w:sdtPr>
        <w:sdtEndPr/>
        <w:sdtContent>
          <w:customXmlDelRangeEnd w:id="178"/>
          <w:ins w:id="179" w:author="Microsoft Office User" w:date="2021-12-01T10:30:00Z">
            <w:del w:id="180" w:author="Antoni Luque Santolaria" w:date="2021-12-21T21:35:00Z">
              <w:r w:rsidDel="009F1F40">
                <w:delText>the empirical and theoretically justified</w:delText>
              </w:r>
            </w:del>
          </w:ins>
          <w:ins w:id="181" w:author="Antoni Luque Santolaria" w:date="2021-12-21T21:35:00Z">
            <w:r w:rsidR="009F1F40">
              <w:t xml:space="preserve"> </w:t>
            </w:r>
          </w:ins>
          <w:ins w:id="182" w:author="Microsoft Office User" w:date="2021-12-01T10:30:00Z">
            <w:del w:id="183" w:author="Antoni Luque Santolaria" w:date="2021-12-21T21:35:00Z">
              <w:r w:rsidDel="009F1F40">
                <w:delText xml:space="preserve"> </w:delText>
              </w:r>
            </w:del>
          </w:ins>
          <w:customXmlDelRangeStart w:id="184" w:author="Antoni Luque Santolaria" w:date="2021-12-21T21:35:00Z"/>
        </w:sdtContent>
      </w:sdt>
      <w:customXmlDelRangeEnd w:id="184"/>
      <w:sdt>
        <w:sdtPr>
          <w:tag w:val="goog_rdk_26"/>
          <w:id w:val="-452557837"/>
        </w:sdtPr>
        <w:sdtEndPr/>
        <w:sdtContent>
          <w:del w:id="185" w:author="Microsoft Office User" w:date="2021-12-01T10:30:00Z">
            <w:r>
              <w:delText xml:space="preserve">an established </w:delText>
            </w:r>
          </w:del>
        </w:sdtContent>
      </w:sdt>
      <w:r>
        <w:t>physical allometric relation between the genome length and</w:t>
      </w:r>
      <w:sdt>
        <w:sdtPr>
          <w:tag w:val="goog_rdk_27"/>
          <w:id w:val="1467775093"/>
        </w:sdtPr>
        <w:sdtEndPr/>
        <w:sdtContent>
          <w:del w:id="186" w:author="Microsoft Office User" w:date="2021-12-01T10:30:00Z">
            <w:r>
              <w:delText xml:space="preserve"> tailed phage</w:delText>
            </w:r>
          </w:del>
        </w:sdtContent>
      </w:sdt>
      <w:r>
        <w:t xml:space="preserve"> capsid architecture</w:t>
      </w:r>
      <w:ins w:id="187" w:author="Antoni Luque Santolaria" w:date="2021-12-21T21:35:00Z">
        <w:r w:rsidR="009F1F40">
          <w:t xml:space="preserve"> of tailed phages</w:t>
        </w:r>
        <w:r w:rsidR="009F1F40" w:rsidDel="009F1F40">
          <w:t xml:space="preserve"> </w:t>
        </w:r>
      </w:ins>
      <w:del w:id="188" w:author="Antoni Luque Santolaria" w:date="2021-12-21T21:35:00Z">
        <w:r w:rsidDel="009F1F40">
          <w:delText xml:space="preserve"> </w:delText>
        </w:r>
      </w:del>
      <w:customXmlDelRangeStart w:id="189" w:author="Antoni Luque Santolaria" w:date="2021-12-21T21:35:00Z"/>
      <w:sdt>
        <w:sdtPr>
          <w:tag w:val="goog_rdk_28"/>
          <w:id w:val="-1911142493"/>
        </w:sdtPr>
        <w:sdtEndPr/>
        <w:sdtContent>
          <w:customXmlDelRangeEnd w:id="189"/>
          <w:ins w:id="190" w:author="Microsoft Office User" w:date="2021-12-01T10:30:00Z">
            <w:del w:id="191" w:author="Antoni Luque Santolaria" w:date="2021-12-21T21:35:00Z">
              <w:r w:rsidDel="009F1F40">
                <w:delText xml:space="preserve">of tailed phages </w:delText>
              </w:r>
            </w:del>
          </w:ins>
          <w:customXmlDelRangeStart w:id="192" w:author="Antoni Luque Santolaria" w:date="2021-12-21T21:35:00Z"/>
        </w:sdtContent>
      </w:sdt>
      <w:customXmlDelRangeEnd w:id="192"/>
      <w:r>
        <w:t xml:space="preserve">(Luque et al. </w:t>
      </w:r>
      <w:sdt>
        <w:sdtPr>
          <w:tag w:val="goog_rdk_29"/>
          <w:id w:val="-1623463207"/>
        </w:sdtPr>
        <w:sdtEndPr/>
        <w:sdtContent>
          <w:del w:id="193" w:author="Microsoft Office User" w:date="2021-12-01T10:30:00Z">
            <w:r>
              <w:delText xml:space="preserve">Microorganisms </w:delText>
            </w:r>
          </w:del>
        </w:sdtContent>
      </w:sdt>
      <w:r>
        <w:t>2020).</w:t>
      </w:r>
      <w:ins w:id="194" w:author="Antoni Luque Santolaria" w:date="2021-12-21T21:35:00Z">
        <w:r w:rsidR="009F1F40">
          <w:t xml:space="preserve"> Here,</w:t>
        </w:r>
      </w:ins>
      <w:ins w:id="195" w:author="Antoni Luque Santolaria" w:date="2021-12-21T21:36:00Z">
        <w:r w:rsidR="009F1F40">
          <w:t xml:space="preserve"> the G2T</w:t>
        </w:r>
      </w:ins>
      <w:del w:id="196" w:author="Antoni Luque Santolaria" w:date="2021-12-21T21:35:00Z">
        <w:r w:rsidDel="009F1F40">
          <w:delText xml:space="preserve"> </w:delText>
        </w:r>
      </w:del>
      <w:customXmlDelRangeStart w:id="197" w:author="Antoni Luque Santolaria" w:date="2021-12-21T21:35:00Z"/>
      <w:sdt>
        <w:sdtPr>
          <w:tag w:val="goog_rdk_30"/>
          <w:id w:val="-398978717"/>
        </w:sdtPr>
        <w:sdtEndPr/>
        <w:sdtContent>
          <w:customXmlDelRangeEnd w:id="197"/>
          <w:ins w:id="198" w:author="Microsoft Office User" w:date="2021-12-01T10:32:00Z">
            <w:del w:id="199" w:author="Antoni Luque Santolaria" w:date="2021-12-21T21:35:00Z">
              <w:r w:rsidDel="009F1F40">
                <w:delText xml:space="preserve">Here, </w:delText>
              </w:r>
            </w:del>
          </w:ins>
          <w:ins w:id="200" w:author="Antoni Luque Santolaria" w:date="2021-12-21T21:36:00Z">
            <w:r w:rsidR="009F1F40">
              <w:t xml:space="preserve"> </w:t>
            </w:r>
          </w:ins>
          <w:ins w:id="201" w:author="Microsoft Office User" w:date="2021-12-01T10:32:00Z">
            <w:del w:id="202" w:author="Antoni Luque Santolaria" w:date="2021-12-21T21:36:00Z">
              <w:r w:rsidDel="009F1F40">
                <w:delText>t</w:delText>
              </w:r>
            </w:del>
          </w:ins>
          <w:customXmlDelRangeStart w:id="203" w:author="Antoni Luque Santolaria" w:date="2021-12-21T21:35:00Z"/>
        </w:sdtContent>
      </w:sdt>
      <w:customXmlDelRangeEnd w:id="203"/>
      <w:customXmlDelRangeStart w:id="204" w:author="Antoni Luque Santolaria" w:date="2021-12-21T21:36:00Z"/>
      <w:sdt>
        <w:sdtPr>
          <w:tag w:val="goog_rdk_31"/>
          <w:id w:val="1511027350"/>
        </w:sdtPr>
        <w:sdtEndPr/>
        <w:sdtContent>
          <w:customXmlDelRangeEnd w:id="204"/>
          <w:del w:id="205" w:author="Antoni Luque Santolaria" w:date="2021-12-21T21:36:00Z">
            <w:r w:rsidDel="009F1F40">
              <w:delText>T</w:delText>
            </w:r>
          </w:del>
          <w:customXmlDelRangeStart w:id="206" w:author="Antoni Luque Santolaria" w:date="2021-12-21T21:36:00Z"/>
        </w:sdtContent>
      </w:sdt>
      <w:customXmlDelRangeEnd w:id="206"/>
      <w:del w:id="207" w:author="Antoni Luque Santolaria" w:date="2021-12-21T21:36:00Z">
        <w:r w:rsidDel="009F1F40">
          <w:delText xml:space="preserve">he </w:delText>
        </w:r>
      </w:del>
      <w:customXmlDelRangeStart w:id="208" w:author="Antoni Luque Santolaria" w:date="2021-12-21T21:36:00Z"/>
      <w:sdt>
        <w:sdtPr>
          <w:tag w:val="goog_rdk_32"/>
          <w:id w:val="828092917"/>
        </w:sdtPr>
        <w:sdtEndPr/>
        <w:sdtContent>
          <w:customXmlDelRangeEnd w:id="208"/>
          <w:ins w:id="209" w:author="Microsoft Office User" w:date="2021-12-01T10:32:00Z">
            <w:del w:id="210" w:author="Antoni Luque Santolaria" w:date="2021-12-21T21:36:00Z">
              <w:r w:rsidDel="009F1F40">
                <w:delText xml:space="preserve">G2T </w:delText>
              </w:r>
            </w:del>
          </w:ins>
          <w:customXmlDelRangeStart w:id="211" w:author="Antoni Luque Santolaria" w:date="2021-12-21T21:36:00Z"/>
        </w:sdtContent>
      </w:sdt>
      <w:customXmlDelRangeEnd w:id="211"/>
      <w:r>
        <w:t>model was</w:t>
      </w:r>
      <w:ins w:id="212" w:author="Antoni Luque Santolaria" w:date="2021-12-21T21:36:00Z">
        <w:r w:rsidR="009F1F40">
          <w:t xml:space="preserve"> revised, increasing the database of high-resolution structure to train and test the model (from 23 to 37 </w:t>
        </w:r>
        <w:r w:rsidR="009F1F40">
          <w:lastRenderedPageBreak/>
          <w:t>structu</w:t>
        </w:r>
      </w:ins>
      <w:ins w:id="213" w:author="Antoni Luque Santolaria" w:date="2021-12-21T21:37:00Z">
        <w:r w:rsidR="009F1F40">
          <w:t>res)</w:t>
        </w:r>
        <w:r w:rsidR="009F1F40" w:rsidDel="009F1F40">
          <w:t xml:space="preserve"> </w:t>
        </w:r>
      </w:ins>
      <w:del w:id="214" w:author="Antoni Luque Santolaria" w:date="2021-12-21T21:37:00Z">
        <w:r w:rsidDel="009F1F40">
          <w:delText xml:space="preserve"> </w:delText>
        </w:r>
      </w:del>
      <w:customXmlDelRangeStart w:id="215" w:author="Antoni Luque Santolaria" w:date="2021-12-21T21:37:00Z"/>
      <w:sdt>
        <w:sdtPr>
          <w:tag w:val="goog_rdk_33"/>
          <w:id w:val="1824467971"/>
        </w:sdtPr>
        <w:sdtEndPr/>
        <w:sdtContent>
          <w:customXmlDelRangeEnd w:id="215"/>
          <w:ins w:id="216" w:author="Microsoft Office User" w:date="2021-12-01T10:32:00Z">
            <w:del w:id="217" w:author="Antoni Luque Santolaria" w:date="2021-12-21T21:37:00Z">
              <w:r w:rsidDel="009F1F40">
                <w:delText>revised</w:delText>
              </w:r>
            </w:del>
          </w:ins>
          <w:customXmlDelRangeStart w:id="218" w:author="Antoni Luque Santolaria" w:date="2021-12-21T21:37:00Z"/>
        </w:sdtContent>
      </w:sdt>
      <w:customXmlDelRangeEnd w:id="218"/>
      <w:customXmlDelRangeStart w:id="219" w:author="Antoni Luque Santolaria" w:date="2021-12-21T21:37:00Z"/>
      <w:sdt>
        <w:sdtPr>
          <w:tag w:val="goog_rdk_34"/>
          <w:id w:val="-1054310395"/>
        </w:sdtPr>
        <w:sdtEndPr/>
        <w:sdtContent>
          <w:customXmlDelRangeEnd w:id="219"/>
          <w:ins w:id="220" w:author="Diana Lee" w:date="2021-12-14T21:06:00Z">
            <w:del w:id="221" w:author="Antoni Luque Santolaria" w:date="2021-12-21T21:37:00Z">
              <w:r w:rsidDel="009F1F40">
                <w:delText>,</w:delText>
              </w:r>
            </w:del>
          </w:ins>
          <w:customXmlDelRangeStart w:id="222" w:author="Antoni Luque Santolaria" w:date="2021-12-21T21:37:00Z"/>
        </w:sdtContent>
      </w:sdt>
      <w:customXmlDelRangeEnd w:id="222"/>
      <w:customXmlDelRangeStart w:id="223" w:author="Antoni Luque Santolaria" w:date="2021-12-21T21:37:00Z"/>
      <w:sdt>
        <w:sdtPr>
          <w:tag w:val="goog_rdk_35"/>
          <w:id w:val="-1841535863"/>
        </w:sdtPr>
        <w:sdtEndPr/>
        <w:sdtContent>
          <w:customXmlDelRangeEnd w:id="223"/>
          <w:ins w:id="224" w:author="Microsoft Office User" w:date="2021-12-01T10:32:00Z">
            <w:del w:id="225" w:author="Antoni Luque Santolaria" w:date="2021-12-21T21:37:00Z">
              <w:r w:rsidDel="009F1F40">
                <w:delText xml:space="preserve"> increasing the database of high-resolution structures to train and test the model (from n=23 to n=37 structures) </w:delText>
              </w:r>
            </w:del>
          </w:ins>
          <w:customXmlDelRangeStart w:id="226" w:author="Antoni Luque Santolaria" w:date="2021-12-21T21:37:00Z"/>
        </w:sdtContent>
      </w:sdt>
      <w:customXmlDelRangeEnd w:id="226"/>
      <w:sdt>
        <w:sdtPr>
          <w:tag w:val="goog_rdk_36"/>
          <w:id w:val="1102538259"/>
        </w:sdtPr>
        <w:sdtEndPr/>
        <w:sdtContent>
          <w:del w:id="227" w:author="Microsoft Office User" w:date="2021-12-01T10:32:00Z">
            <w:r>
              <w:delText xml:space="preserve">trained with published high-resolution structural data of tailed phage capsids </w:delText>
            </w:r>
          </w:del>
        </w:sdtContent>
      </w:sdt>
      <w:r>
        <w:t>as detailed</w:t>
      </w:r>
      <w:ins w:id="228" w:author="Antoni Luque Santolaria" w:date="2021-12-21T21:37:00Z">
        <w:r w:rsidR="009F1F40">
          <w:t xml:space="preserve"> in the </w:t>
        </w:r>
        <w:r w:rsidR="009F1F40">
          <w:rPr>
            <w:i/>
            <w:iCs/>
          </w:rPr>
          <w:t>Data acquisition</w:t>
        </w:r>
        <w:r w:rsidR="009F1F40">
          <w:t xml:space="preserve"> section below</w:t>
        </w:r>
      </w:ins>
      <w:del w:id="229" w:author="Antoni Luque Santolaria" w:date="2021-12-21T21:37:00Z">
        <w:r w:rsidDel="009F1F40">
          <w:delText xml:space="preserve"> </w:delText>
        </w:r>
      </w:del>
      <w:customXmlDelRangeStart w:id="230" w:author="Antoni Luque Santolaria" w:date="2021-12-21T21:37:00Z"/>
      <w:sdt>
        <w:sdtPr>
          <w:tag w:val="goog_rdk_37"/>
          <w:id w:val="810522037"/>
        </w:sdtPr>
        <w:sdtEndPr/>
        <w:sdtContent>
          <w:customXmlDelRangeEnd w:id="230"/>
          <w:del w:id="231" w:author="Antoni Luque Santolaria" w:date="2021-12-21T21:37:00Z">
            <w:r w:rsidDel="009F1F40">
              <w:delText>below</w:delText>
            </w:r>
          </w:del>
          <w:customXmlDelRangeStart w:id="232" w:author="Antoni Luque Santolaria" w:date="2021-12-21T21:37:00Z"/>
        </w:sdtContent>
      </w:sdt>
      <w:customXmlDelRangeEnd w:id="232"/>
      <w:customXmlDelRangeStart w:id="233" w:author="Antoni Luque Santolaria" w:date="2021-12-21T21:37:00Z"/>
      <w:sdt>
        <w:sdtPr>
          <w:tag w:val="goog_rdk_38"/>
          <w:id w:val="-1827047093"/>
        </w:sdtPr>
        <w:sdtEndPr/>
        <w:sdtContent>
          <w:customXmlDelRangeEnd w:id="233"/>
          <w:ins w:id="234" w:author="Microsoft Office User" w:date="2021-12-01T10:35:00Z">
            <w:del w:id="235" w:author="Antoni Luque Santolaria" w:date="2021-12-21T21:37:00Z">
              <w:r w:rsidDel="009F1F40">
                <w:delText xml:space="preserve">in the </w:delText>
              </w:r>
              <w:r w:rsidDel="009F1F40">
                <w:rPr>
                  <w:i/>
                </w:rPr>
                <w:delText xml:space="preserve">Data acquisition </w:delText>
              </w:r>
              <w:r w:rsidDel="009F1F40">
                <w:delText>section below</w:delText>
              </w:r>
            </w:del>
          </w:ins>
          <w:customXmlDelRangeStart w:id="236" w:author="Antoni Luque Santolaria" w:date="2021-12-21T21:37:00Z"/>
        </w:sdtContent>
      </w:sdt>
      <w:customXmlDelRangeEnd w:id="236"/>
      <w:r>
        <w:t>.</w:t>
      </w:r>
      <w:ins w:id="237" w:author="Antoni Luque Santolaria" w:date="2021-12-21T21:38:00Z">
        <w:r w:rsidR="009F1F40">
          <w:t xml:space="preserve"> Another novelty was the error analysis of the model and error prediction when increasing the training data set, as detailed in the </w:t>
        </w:r>
        <w:r w:rsidR="009F1F40">
          <w:rPr>
            <w:i/>
            <w:iCs/>
          </w:rPr>
          <w:t xml:space="preserve">Model accuracy </w:t>
        </w:r>
        <w:r w:rsidR="009F1F40">
          <w:t>section belo</w:t>
        </w:r>
      </w:ins>
      <w:ins w:id="238" w:author="Antoni Luque Santolaria" w:date="2021-12-21T21:39:00Z">
        <w:r w:rsidR="009F1F40">
          <w:t>w.</w:t>
        </w:r>
      </w:ins>
      <w:del w:id="239" w:author="Antoni Luque Santolaria" w:date="2021-12-21T21:39:00Z">
        <w:r w:rsidDel="009F1F40">
          <w:delText xml:space="preserve"> </w:delText>
        </w:r>
      </w:del>
      <w:customXmlDelRangeStart w:id="240" w:author="Antoni Luque Santolaria" w:date="2021-12-21T21:39:00Z"/>
      <w:sdt>
        <w:sdtPr>
          <w:tag w:val="goog_rdk_39"/>
          <w:id w:val="-1920095593"/>
        </w:sdtPr>
        <w:sdtEndPr/>
        <w:sdtContent>
          <w:customXmlDelRangeEnd w:id="240"/>
          <w:ins w:id="241" w:author="Microsoft Office User" w:date="2021-12-01T10:35:00Z">
            <w:del w:id="242" w:author="Antoni Luque Santolaria" w:date="2021-12-21T21:39:00Z">
              <w:r w:rsidDel="009F1F40">
                <w:delText xml:space="preserve">Another novelty was the error analysis of the model and error prediction when increasing the training data set, as detailed in the </w:delText>
              </w:r>
              <w:r w:rsidDel="009F1F40">
                <w:rPr>
                  <w:i/>
                </w:rPr>
                <w:delText>Model accuracy</w:delText>
              </w:r>
              <w:r w:rsidDel="009F1F40">
                <w:delText xml:space="preserve"> section below.</w:delText>
              </w:r>
            </w:del>
          </w:ins>
          <w:customXmlDelRangeStart w:id="243" w:author="Antoni Luque Santolaria" w:date="2021-12-21T21:39:00Z"/>
        </w:sdtContent>
      </w:sdt>
      <w:customXmlDelRangeEnd w:id="243"/>
    </w:p>
    <w:p w14:paraId="0000001B" w14:textId="6FBA2D9D" w:rsidR="00EC67FD" w:rsidRDefault="00386A43">
      <w:pPr>
        <w:spacing w:before="280" w:after="280" w:line="480" w:lineRule="auto"/>
      </w:pPr>
      <w:r>
        <w:rPr>
          <w:i/>
        </w:rPr>
        <w:t xml:space="preserve">Data acquisition. </w:t>
      </w:r>
      <w:r>
        <w:t xml:space="preserve">Tailed phages containing high-resolution capsid data were initially identified from a </w:t>
      </w:r>
      <w:del w:id="244" w:author="Antoni Luque Santolaria" w:date="2021-12-21T21:39:00Z">
        <w:r w:rsidDel="00B01241">
          <w:delText xml:space="preserve">recent </w:delText>
        </w:r>
      </w:del>
      <w:r>
        <w:t xml:space="preserve">review article in the field (Suhanovsky and Teschke 2015), the icosahedral capsid database </w:t>
      </w:r>
      <w:proofErr w:type="spellStart"/>
      <w:r>
        <w:t>VIPERdb</w:t>
      </w:r>
      <w:proofErr w:type="spellEnd"/>
      <w:r>
        <w:t xml:space="preserve"> (Montiel-Garcia et al 2021), and four recently reconstructed tailed phages displaying new T-numbers: the jumbo tailed phage SCTP2 (Hua et al. 2017) and P74-26, P23-45, and Mic1</w:t>
      </w:r>
      <w:r>
        <w:rPr>
          <w:color w:val="000000"/>
        </w:rPr>
        <w:t xml:space="preserve"> (Stone et al. 2019</w:t>
      </w:r>
      <w:r>
        <w:t>;</w:t>
      </w:r>
      <w:r>
        <w:rPr>
          <w:color w:val="000000"/>
        </w:rPr>
        <w:t xml:space="preserve"> Bayfield et al. 2019</w:t>
      </w:r>
      <w:r>
        <w:t>;</w:t>
      </w:r>
      <w:r>
        <w:rPr>
          <w:color w:val="000000"/>
        </w:rPr>
        <w:t xml:space="preserve"> </w:t>
      </w:r>
      <w:proofErr w:type="spellStart"/>
      <w:r>
        <w:rPr>
          <w:color w:val="000000"/>
        </w:rPr>
        <w:t>Jin</w:t>
      </w:r>
      <w:proofErr w:type="spellEnd"/>
      <w:r>
        <w:rPr>
          <w:color w:val="000000"/>
        </w:rPr>
        <w:t xml:space="preserve"> et al. 2019).</w:t>
      </w:r>
      <w:r>
        <w:t xml:space="preserve"> The capsid protein stoichiometry and high-resolution structures were revised to update the T-numbers according to the generalized quasi-equivalence icosahedral framework, including hexagonal and trihexagonal lattices observed among tailed phages (Twarock and Luque 2019). The final high-resolution database included </w:t>
      </w:r>
      <w:proofErr w:type="spellStart"/>
      <w:r w:rsidRPr="005E2BD4">
        <w:rPr>
          <w:iCs/>
          <w:rPrChange w:id="245" w:author="Antoni Luque Santolaria" w:date="2021-12-21T21:43:00Z">
            <w:rPr>
              <w:i/>
            </w:rPr>
          </w:rPrChange>
        </w:rPr>
        <w:t>n</w:t>
      </w:r>
      <w:r w:rsidRPr="005E2BD4">
        <w:rPr>
          <w:iCs/>
          <w:vertAlign w:val="subscript"/>
          <w:rPrChange w:id="246" w:author="Antoni Luque Santolaria" w:date="2021-12-21T21:43:00Z">
            <w:rPr>
              <w:i/>
              <w:vertAlign w:val="subscript"/>
            </w:rPr>
          </w:rPrChange>
        </w:rPr>
        <w:t>HR</w:t>
      </w:r>
      <w:proofErr w:type="spellEnd"/>
      <w:r>
        <w:t xml:space="preserve"> = 37 tailed phage capsid structures (Table 1 and Data File 1).</w:t>
      </w:r>
    </w:p>
    <w:p w14:paraId="0000001C" w14:textId="0A3084BA" w:rsidR="00EC67FD" w:rsidRDefault="00386A43">
      <w:pPr>
        <w:spacing w:before="280" w:after="280" w:line="480" w:lineRule="auto"/>
      </w:pPr>
      <w:r>
        <w:rPr>
          <w:i/>
        </w:rPr>
        <w:t>Statistical model.</w:t>
      </w:r>
      <w:r>
        <w:t xml:space="preserve"> A power function model </w:t>
      </w:r>
      <m:oMath>
        <m:r>
          <w:rPr>
            <w:rFonts w:ascii="Cambria Math" w:eastAsia="Cambria Math" w:hAnsi="Cambria Math" w:cs="Cambria Math"/>
          </w:rPr>
          <m:t>T</m:t>
        </m:r>
        <m:d>
          <m:dPr>
            <m:ctrlPr>
              <w:ins w:id="247" w:author="Antoni Luque Santolaria" w:date="2021-12-21T16:33:00Z">
                <w:rPr>
                  <w:rFonts w:ascii="Cambria Math" w:eastAsia="Cambria Math" w:hAnsi="Cambria Math" w:cs="Cambria Math"/>
                </w:rPr>
              </w:ins>
            </m:ctrlPr>
          </m:dPr>
          <m:e>
            <m:r>
              <w:rPr>
                <w:rFonts w:ascii="Cambria Math" w:eastAsia="Cambria Math" w:hAnsi="Cambria Math" w:cs="Cambria Math"/>
              </w:rPr>
              <m:t>G</m:t>
            </m:r>
          </m:e>
        </m:d>
        <m:r>
          <w:rPr>
            <w:rFonts w:ascii="Cambria Math" w:eastAsia="Cambria Math" w:hAnsi="Cambria Math" w:cs="Cambria Math"/>
          </w:rPr>
          <m:t>=</m:t>
        </m:r>
        <m:sSup>
          <m:sSupPr>
            <m:ctrlPr>
              <w:ins w:id="248" w:author="Antoni Luque Santolaria" w:date="2021-12-21T16:33:00Z">
                <w:rPr>
                  <w:rFonts w:ascii="Cambria Math" w:eastAsia="Cambria Math" w:hAnsi="Cambria Math" w:cs="Cambria Math"/>
                </w:rPr>
              </w:ins>
            </m:ctrlPr>
          </m:sSupPr>
          <m:e>
            <m:r>
              <w:rPr>
                <w:rFonts w:ascii="Cambria Math" w:eastAsia="Cambria Math" w:hAnsi="Cambria Math" w:cs="Cambria Math"/>
              </w:rPr>
              <m:t>b</m:t>
            </m:r>
            <m:d>
              <m:dPr>
                <m:ctrlPr>
                  <w:ins w:id="249" w:author="Antoni Luque Santolaria" w:date="2021-12-21T16:33:00Z">
                    <w:rPr>
                      <w:rFonts w:ascii="Cambria Math" w:eastAsia="Cambria Math" w:hAnsi="Cambria Math" w:cs="Cambria Math"/>
                    </w:rPr>
                  </w:ins>
                </m:ctrlPr>
              </m:dPr>
              <m:e>
                <m:f>
                  <m:fPr>
                    <m:ctrlPr>
                      <w:ins w:id="250" w:author="Antoni Luque Santolaria" w:date="2021-12-21T16:33:00Z">
                        <w:rPr>
                          <w:rFonts w:ascii="Cambria Math" w:eastAsia="Cambria Math" w:hAnsi="Cambria Math" w:cs="Cambria Math"/>
                        </w:rPr>
                      </w:ins>
                    </m:ctrlPr>
                  </m:fPr>
                  <m:num>
                    <m:r>
                      <w:rPr>
                        <w:rFonts w:ascii="Cambria Math" w:eastAsia="Cambria Math" w:hAnsi="Cambria Math" w:cs="Cambria Math"/>
                      </w:rPr>
                      <m:t>G</m:t>
                    </m:r>
                  </m:num>
                  <m:den>
                    <m:sSub>
                      <m:sSubPr>
                        <m:ctrlPr>
                          <w:ins w:id="251" w:author="Antoni Luque Santolaria" w:date="2021-12-21T16:33:00Z">
                            <w:rPr>
                              <w:rFonts w:ascii="Cambria Math" w:eastAsia="Cambria Math" w:hAnsi="Cambria Math" w:cs="Cambria Math"/>
                            </w:rPr>
                          </w:ins>
                        </m:ctrlPr>
                      </m:sSubPr>
                      <m:e>
                        <m:r>
                          <w:rPr>
                            <w:rFonts w:ascii="Cambria Math" w:eastAsia="Cambria Math" w:hAnsi="Cambria Math" w:cs="Cambria Math"/>
                          </w:rPr>
                          <m:t>G</m:t>
                        </m:r>
                      </m:e>
                      <m:sub>
                        <m:r>
                          <w:rPr>
                            <w:rFonts w:ascii="Cambria Math" w:eastAsia="Cambria Math" w:hAnsi="Cambria Math" w:cs="Cambria Math"/>
                          </w:rPr>
                          <m:t>0</m:t>
                        </m:r>
                      </m:sub>
                    </m:sSub>
                  </m:den>
                </m:f>
              </m:e>
            </m:d>
          </m:e>
          <m:sup>
            <m:r>
              <w:rPr>
                <w:rFonts w:ascii="Cambria Math" w:eastAsia="Cambria Math" w:hAnsi="Cambria Math" w:cs="Cambria Math"/>
              </w:rPr>
              <m:t>a</m:t>
            </m:r>
          </m:sup>
        </m:sSup>
        <m:r>
          <w:rPr>
            <w:rFonts w:ascii="Cambria Math" w:eastAsia="Cambria Math" w:hAnsi="Cambria Math" w:cs="Cambria Math"/>
          </w:rPr>
          <m:t xml:space="preserve"> </m:t>
        </m:r>
      </m:oMath>
      <w:r>
        <w:t xml:space="preserve">related the T-number as a function of the genome length, </w:t>
      </w:r>
      <w:r>
        <w:rPr>
          <w:i/>
        </w:rPr>
        <w:t>G</w:t>
      </w:r>
      <w:r>
        <w:t xml:space="preserve">. Here, </w:t>
      </w:r>
      <w:r>
        <w:rPr>
          <w:i/>
        </w:rPr>
        <w:t xml:space="preserve">b </w:t>
      </w:r>
      <w:r>
        <w:t xml:space="preserve">was the </w:t>
      </w:r>
      <w:proofErr w:type="spellStart"/>
      <w:r>
        <w:t>prefactor</w:t>
      </w:r>
      <w:proofErr w:type="spellEnd"/>
      <w:r>
        <w:t xml:space="preserve"> constant, </w:t>
      </w:r>
      <w:r>
        <w:rPr>
          <w:i/>
        </w:rPr>
        <w:t>a</w:t>
      </w:r>
      <w:r>
        <w:t xml:space="preserve"> the allometric exponent, and </w:t>
      </w:r>
      <w:r>
        <w:rPr>
          <w:i/>
        </w:rPr>
        <w:t>G</w:t>
      </w:r>
      <w:r>
        <w:rPr>
          <w:i/>
          <w:vertAlign w:val="subscript"/>
        </w:rPr>
        <w:t>0</w:t>
      </w:r>
      <w:r>
        <w:t xml:space="preserve"> the reference units of G, </w:t>
      </w:r>
      <w:r>
        <w:rPr>
          <w:i/>
        </w:rPr>
        <w:t>G</w:t>
      </w:r>
      <w:r>
        <w:rPr>
          <w:i/>
          <w:vertAlign w:val="subscript"/>
        </w:rPr>
        <w:t>0</w:t>
      </w:r>
      <w:r>
        <w:t xml:space="preserve"> = 1 kbp. This allometric relationship was empirically and theoretically established previously for a smaller number of tailed phages (Hua et al. 2015; Luque et al, 2020). The allometric relationship is a consequence of the constant density of the genome stored in tailed phage capsids and constant surface of the major protein on the capsid exterior (Luque et al, 2020). The theory predicts an allometric exponent </w:t>
      </w:r>
      <w:proofErr w:type="spellStart"/>
      <w:r>
        <w:rPr>
          <w:i/>
        </w:rPr>
        <w:t>a</w:t>
      </w:r>
      <w:r>
        <w:rPr>
          <w:i/>
          <w:vertAlign w:val="subscript"/>
        </w:rPr>
        <w:t>th</w:t>
      </w:r>
      <w:proofErr w:type="spellEnd"/>
      <w:r>
        <w:rPr>
          <w:i/>
        </w:rPr>
        <w:t xml:space="preserve"> = 2/3</w:t>
      </w:r>
      <w:r>
        <w:t xml:space="preserve"> because the T-number scales like the capsid surface and the genome scales with the capsid volume. A derivation of the theoretical prediction is provided in the </w:t>
      </w:r>
      <w:ins w:id="252" w:author="Antoni Luque Santolaria" w:date="2021-12-22T02:58:00Z">
        <w:r w:rsidR="0046586B">
          <w:t>s</w:t>
        </w:r>
      </w:ins>
      <w:del w:id="253" w:author="Antoni Luque Santolaria" w:date="2021-12-22T02:58:00Z">
        <w:r w:rsidDel="0046586B">
          <w:delText>S</w:delText>
        </w:r>
      </w:del>
      <w:r>
        <w:t xml:space="preserve">upplementary </w:t>
      </w:r>
      <w:ins w:id="254" w:author="Antoni Luque Santolaria" w:date="2021-12-22T02:58:00Z">
        <w:r w:rsidR="0046586B">
          <w:t xml:space="preserve">section </w:t>
        </w:r>
      </w:ins>
      <w:ins w:id="255" w:author="Antoni Luque Santolaria" w:date="2021-12-22T02:59:00Z">
        <w:r w:rsidR="0046586B">
          <w:t>SI-2</w:t>
        </w:r>
      </w:ins>
      <w:del w:id="256" w:author="Antoni Luque Santolaria" w:date="2021-12-22T02:59:00Z">
        <w:r w:rsidDel="0046586B">
          <w:delText>Information (section SI-1)</w:delText>
        </w:r>
      </w:del>
      <w:r>
        <w:t>. The model was linearized using a logarithmic transformation:</w:t>
      </w:r>
    </w:p>
    <w:tbl>
      <w:tblPr>
        <w:tblStyle w:val="af1"/>
        <w:tblW w:w="9360" w:type="dxa"/>
        <w:tblBorders>
          <w:top w:val="single" w:sz="8" w:space="0" w:color="F9F9F9"/>
          <w:left w:val="single" w:sz="8" w:space="0" w:color="F9F9F9"/>
          <w:bottom w:val="single" w:sz="8" w:space="0" w:color="F9F9F9"/>
          <w:right w:val="single" w:sz="8" w:space="0" w:color="F9F9F9"/>
          <w:insideH w:val="single" w:sz="8" w:space="0" w:color="F9F9F9"/>
          <w:insideV w:val="single" w:sz="8" w:space="0" w:color="F9F9F9"/>
        </w:tblBorders>
        <w:tblLayout w:type="fixed"/>
        <w:tblLook w:val="0600" w:firstRow="0" w:lastRow="0" w:firstColumn="0" w:lastColumn="0" w:noHBand="1" w:noVBand="1"/>
      </w:tblPr>
      <w:tblGrid>
        <w:gridCol w:w="8490"/>
        <w:gridCol w:w="870"/>
      </w:tblGrid>
      <w:tr w:rsidR="00EC67FD" w14:paraId="6382B619" w14:textId="77777777">
        <w:trPr>
          <w:trHeight w:val="780"/>
        </w:trPr>
        <w:tc>
          <w:tcPr>
            <w:tcW w:w="8490" w:type="dxa"/>
            <w:shd w:val="clear" w:color="auto" w:fill="auto"/>
            <w:tcMar>
              <w:top w:w="100" w:type="dxa"/>
              <w:left w:w="100" w:type="dxa"/>
              <w:bottom w:w="100" w:type="dxa"/>
              <w:right w:w="100" w:type="dxa"/>
            </w:tcMar>
          </w:tcPr>
          <w:p w14:paraId="0000001D" w14:textId="77777777" w:rsidR="00EC67FD" w:rsidRDefault="00386A43">
            <w:pPr>
              <w:jc w:val="center"/>
              <w:rPr>
                <w:rFonts w:ascii="Cambria Math" w:eastAsia="Cambria Math" w:hAnsi="Cambria Math" w:cs="Cambria Math"/>
              </w:rPr>
            </w:pPr>
            <m:oMathPara>
              <m:oMath>
                <m:r>
                  <w:rPr>
                    <w:rFonts w:ascii="Cambria Math" w:eastAsia="Cambria Math" w:hAnsi="Cambria Math" w:cs="Cambria Math"/>
                  </w:rPr>
                  <w:lastRenderedPageBreak/>
                  <m:t>ln⁡T=a ln(G/</m:t>
                </m:r>
                <m:sSub>
                  <m:sSubPr>
                    <m:ctrlPr>
                      <w:ins w:id="257" w:author="Antoni Luque Santolaria" w:date="2021-12-21T16:33:00Z">
                        <w:rPr>
                          <w:rFonts w:ascii="Cambria Math" w:eastAsia="Cambria Math" w:hAnsi="Cambria Math" w:cs="Cambria Math"/>
                        </w:rPr>
                      </w:ins>
                    </m:ctrlPr>
                  </m:sSubPr>
                  <m:e>
                    <m:r>
                      <w:rPr>
                        <w:rFonts w:ascii="Cambria Math" w:eastAsia="Cambria Math" w:hAnsi="Cambria Math" w:cs="Cambria Math"/>
                      </w:rPr>
                      <m:t>G</m:t>
                    </m:r>
                  </m:e>
                  <m:sub>
                    <m:r>
                      <w:rPr>
                        <w:rFonts w:ascii="Cambria Math" w:eastAsia="Cambria Math" w:hAnsi="Cambria Math" w:cs="Cambria Math"/>
                      </w:rPr>
                      <m:t>0</m:t>
                    </m:r>
                  </m:sub>
                </m:sSub>
                <m:r>
                  <w:rPr>
                    <w:rFonts w:ascii="Cambria Math" w:eastAsia="Cambria Math" w:hAnsi="Cambria Math" w:cs="Cambria Math"/>
                  </w:rPr>
                  <m:t>)+ln b</m:t>
                </m:r>
              </m:oMath>
            </m:oMathPara>
          </w:p>
        </w:tc>
        <w:tc>
          <w:tcPr>
            <w:tcW w:w="870" w:type="dxa"/>
            <w:shd w:val="clear" w:color="auto" w:fill="auto"/>
            <w:tcMar>
              <w:top w:w="100" w:type="dxa"/>
              <w:left w:w="100" w:type="dxa"/>
              <w:bottom w:w="100" w:type="dxa"/>
              <w:right w:w="100" w:type="dxa"/>
            </w:tcMar>
          </w:tcPr>
          <w:p w14:paraId="0000001E" w14:textId="77777777" w:rsidR="00EC67FD" w:rsidRDefault="00386A43">
            <w:pPr>
              <w:widowControl w:val="0"/>
              <w:spacing w:before="200" w:after="200"/>
              <w:jc w:val="center"/>
            </w:pPr>
            <w:r>
              <w:t>(2)</w:t>
            </w:r>
          </w:p>
        </w:tc>
      </w:tr>
    </w:tbl>
    <w:p w14:paraId="0000001F" w14:textId="6A710579" w:rsidR="00EC67FD" w:rsidRDefault="00386A43">
      <w:pPr>
        <w:spacing w:before="280" w:after="280" w:line="480" w:lineRule="auto"/>
      </w:pPr>
      <w:r>
        <w:t>The slope</w:t>
      </w:r>
      <w:ins w:id="258" w:author="Antoni Luque Santolaria" w:date="2021-12-21T21:41:00Z">
        <w:r w:rsidR="00D14CB4">
          <w:t>,</w:t>
        </w:r>
      </w:ins>
      <w:r>
        <w:t xml:space="preserve"> </w:t>
      </w:r>
      <w:del w:id="259" w:author="Antoni Luque Santolaria" w:date="2021-12-21T21:41:00Z">
        <w:r w:rsidDel="00D14CB4">
          <w:delText>(</w:delText>
        </w:r>
      </w:del>
      <w:r>
        <w:rPr>
          <w:i/>
        </w:rPr>
        <w:t>a</w:t>
      </w:r>
      <w:ins w:id="260" w:author="Antoni Luque Santolaria" w:date="2021-12-21T21:41:00Z">
        <w:r w:rsidR="00D14CB4">
          <w:t>,</w:t>
        </w:r>
      </w:ins>
      <w:del w:id="261" w:author="Antoni Luque Santolaria" w:date="2021-12-21T21:41:00Z">
        <w:r w:rsidDel="00D14CB4">
          <w:delText>)</w:delText>
        </w:r>
      </w:del>
      <w:r>
        <w:t xml:space="preserve"> and intercept</w:t>
      </w:r>
      <w:ins w:id="262" w:author="Antoni Luque Santolaria" w:date="2021-12-21T21:41:00Z">
        <w:r w:rsidR="00D14CB4">
          <w:t>,</w:t>
        </w:r>
      </w:ins>
      <w:r>
        <w:t xml:space="preserve"> </w:t>
      </w:r>
      <w:del w:id="263" w:author="Antoni Luque Santolaria" w:date="2021-12-21T21:41:00Z">
        <w:r w:rsidDel="00D14CB4">
          <w:delText>(</w:delText>
        </w:r>
      </w:del>
      <w:r>
        <w:t>ln</w:t>
      </w:r>
      <w:r>
        <w:rPr>
          <w:i/>
        </w:rPr>
        <w:t xml:space="preserve"> b</w:t>
      </w:r>
      <w:ins w:id="264" w:author="Antoni Luque Santolaria" w:date="2021-12-21T21:41:00Z">
        <w:r w:rsidR="00D14CB4">
          <w:t>,</w:t>
        </w:r>
      </w:ins>
      <w:del w:id="265" w:author="Antoni Luque Santolaria" w:date="2021-12-21T21:41:00Z">
        <w:r w:rsidDel="00D14CB4">
          <w:delText>)</w:delText>
        </w:r>
      </w:del>
      <w:r>
        <w:t xml:space="preserve"> of best fit were obtained using the least squares method in the </w:t>
      </w:r>
      <w:r>
        <w:rPr>
          <w:i/>
        </w:rPr>
        <w:t>Linear Regression</w:t>
      </w:r>
      <w:r>
        <w:t xml:space="preserve"> function from the Scikit learn package for Python (</w:t>
      </w:r>
      <w:proofErr w:type="spellStart"/>
      <w:r>
        <w:t>Pedregosa</w:t>
      </w:r>
      <w:proofErr w:type="spellEnd"/>
      <w:r>
        <w:t xml:space="preserve"> et al. 2011). The residual bias and coefficient of determination of this model were compared with alternative models (exponential, quadratic, reciprocal, logarithmic) for quality control, confirming the adequacy of the power function model (</w:t>
      </w:r>
      <w:ins w:id="266" w:author="Antoni Luque Santolaria" w:date="2021-12-22T02:59:00Z">
        <w:r w:rsidR="00C90CDD">
          <w:t>see s</w:t>
        </w:r>
      </w:ins>
      <w:del w:id="267" w:author="Antoni Luque Santolaria" w:date="2021-12-22T02:59:00Z">
        <w:r w:rsidDel="00C90CDD">
          <w:delText>S</w:delText>
        </w:r>
      </w:del>
      <w:r>
        <w:t>upplementary</w:t>
      </w:r>
      <w:del w:id="268" w:author="Antoni Luque Santolaria" w:date="2021-12-22T02:59:00Z">
        <w:r w:rsidDel="00C90CDD">
          <w:delText xml:space="preserve"> Information,</w:delText>
        </w:r>
      </w:del>
      <w:r>
        <w:t xml:space="preserve"> section SI-</w:t>
      </w:r>
      <w:ins w:id="269" w:author="Antoni Luque Santolaria" w:date="2021-12-22T02:59:00Z">
        <w:r w:rsidR="00C90CDD">
          <w:t>3</w:t>
        </w:r>
      </w:ins>
      <w:del w:id="270" w:author="Antoni Luque Santolaria" w:date="2021-12-22T02:59:00Z">
        <w:r w:rsidDel="00C90CDD">
          <w:delText>2</w:delText>
        </w:r>
      </w:del>
      <w:r>
        <w:t xml:space="preserve"> and Figure S</w:t>
      </w:r>
      <w:ins w:id="271" w:author="Antoni Luque Santolaria" w:date="2021-12-22T02:59:00Z">
        <w:r w:rsidR="00C90CDD">
          <w:t>1</w:t>
        </w:r>
      </w:ins>
      <w:del w:id="272" w:author="Antoni Luque Santolaria" w:date="2021-12-22T02:59:00Z">
        <w:r w:rsidDel="00C90CDD">
          <w:delText>2-1</w:delText>
        </w:r>
      </w:del>
      <w:r>
        <w:t xml:space="preserve">). </w:t>
      </w:r>
    </w:p>
    <w:p w14:paraId="00000020" w14:textId="56B0931C" w:rsidR="00EC67FD" w:rsidRDefault="00386A43">
      <w:pPr>
        <w:spacing w:before="280" w:after="280" w:line="480" w:lineRule="auto"/>
      </w:pPr>
      <w:r>
        <w:rPr>
          <w:i/>
        </w:rPr>
        <w:t xml:space="preserve">Model accuracy. </w:t>
      </w:r>
      <w:r>
        <w:t xml:space="preserve">The accuracy of the G2T model was investigated statistically using different training sets. This estimated the expected model’s error and facilitated making projections to judge if increasing the data set would improve the model. The approach was as follows. The best fit values for the G2T model, Eq. (2), were obtained using different training data sets of size n, ranging from </w:t>
      </w:r>
      <w:r>
        <w:rPr>
          <w:i/>
        </w:rPr>
        <w:t xml:space="preserve">n </w:t>
      </w:r>
      <w:r>
        <w:t xml:space="preserve">= 5 to n = 30. The </w:t>
      </w:r>
      <w:r w:rsidRPr="005E2BD4">
        <w:rPr>
          <w:iCs/>
          <w:rPrChange w:id="273" w:author="Antoni Luque Santolaria" w:date="2021-12-21T21:42:00Z">
            <w:rPr>
              <w:i/>
            </w:rPr>
          </w:rPrChange>
        </w:rPr>
        <w:t>n</w:t>
      </w:r>
      <w:r>
        <w:t xml:space="preserve"> data points in a training data set were chosen randomly from the high-resolution tailed phage capsid database (Table 1). For each model, the T-number was predicted from the genome length of the remaining capsid structures (</w:t>
      </w:r>
      <w:proofErr w:type="spellStart"/>
      <w:r>
        <w:t>n</w:t>
      </w:r>
      <w:r>
        <w:rPr>
          <w:vertAlign w:val="subscript"/>
        </w:rPr>
        <w:t>HR</w:t>
      </w:r>
      <w:proofErr w:type="spellEnd"/>
      <w:r>
        <w:rPr>
          <w:vertAlign w:val="subscript"/>
        </w:rPr>
        <w:t xml:space="preserve"> </w:t>
      </w:r>
      <w:r>
        <w:t xml:space="preserve">– n, that is, 37 – n). The relative error was defined as the model’s residual (difference between the predicted T-number and the empirical T-number) divided by the empirical T-number. This process was repeated 10,000 times for each </w:t>
      </w:r>
      <w:r w:rsidRPr="005E2BD4">
        <w:rPr>
          <w:iCs/>
          <w:rPrChange w:id="274" w:author="Antoni Luque Santolaria" w:date="2021-12-21T21:43:00Z">
            <w:rPr>
              <w:i/>
            </w:rPr>
          </w:rPrChange>
        </w:rPr>
        <w:t>n</w:t>
      </w:r>
      <w:r>
        <w:t xml:space="preserve"> to estimate the G2T’s mean relative error (MRE) as a function of the training data set size, </w:t>
      </w:r>
      <w:r w:rsidRPr="005E2BD4">
        <w:rPr>
          <w:iCs/>
          <w:rPrChange w:id="275" w:author="Antoni Luque Santolaria" w:date="2021-12-21T21:43:00Z">
            <w:rPr>
              <w:i/>
            </w:rPr>
          </w:rPrChange>
        </w:rPr>
        <w:t>n</w:t>
      </w:r>
      <w:r>
        <w:t>. To predict the accuracy of the model for data sets larger than the current database, (</w:t>
      </w:r>
      <w:r w:rsidRPr="005E2BD4">
        <w:rPr>
          <w:iCs/>
          <w:rPrChange w:id="276" w:author="Antoni Luque Santolaria" w:date="2021-12-21T21:43:00Z">
            <w:rPr>
              <w:i/>
            </w:rPr>
          </w:rPrChange>
        </w:rPr>
        <w:t xml:space="preserve">n &gt; </w:t>
      </w:r>
      <w:proofErr w:type="spellStart"/>
      <w:r w:rsidRPr="005E2BD4">
        <w:rPr>
          <w:iCs/>
          <w:rPrChange w:id="277" w:author="Antoni Luque Santolaria" w:date="2021-12-21T21:43:00Z">
            <w:rPr>
              <w:i/>
            </w:rPr>
          </w:rPrChange>
        </w:rPr>
        <w:t>n</w:t>
      </w:r>
      <w:r w:rsidRPr="005E2BD4">
        <w:rPr>
          <w:iCs/>
          <w:vertAlign w:val="subscript"/>
          <w:rPrChange w:id="278" w:author="Antoni Luque Santolaria" w:date="2021-12-21T21:43:00Z">
            <w:rPr>
              <w:i/>
              <w:vertAlign w:val="subscript"/>
            </w:rPr>
          </w:rPrChange>
        </w:rPr>
        <w:t>HR</w:t>
      </w:r>
      <w:proofErr w:type="spellEnd"/>
      <w:r>
        <w:t xml:space="preserve">), the </w:t>
      </w:r>
      <w:del w:id="279" w:author="Antoni Luque Santolaria" w:date="2021-12-21T21:44:00Z">
        <w:r w:rsidDel="005E2BD4">
          <w:delText xml:space="preserve">trend of </w:delText>
        </w:r>
      </w:del>
      <w:del w:id="280" w:author="Antoni Luque Santolaria" w:date="2021-12-22T00:51:00Z">
        <w:r w:rsidDel="001E5C84">
          <w:delText xml:space="preserve">the </w:delText>
        </w:r>
      </w:del>
      <w:r>
        <w:t>mean relative error</w:t>
      </w:r>
      <w:del w:id="281" w:author="Antoni Luque Santolaria" w:date="2021-12-21T21:45:00Z">
        <w:r w:rsidDel="005E2BD4">
          <w:delText xml:space="preserve">, </w:delText>
        </w:r>
        <w:r w:rsidDel="005E2BD4">
          <w:rPr>
            <w:i/>
          </w:rPr>
          <w:delText>MRE</w:delText>
        </w:r>
        <w:r w:rsidDel="005E2BD4">
          <w:rPr>
            <w:i/>
            <w:vertAlign w:val="subscript"/>
          </w:rPr>
          <w:delText>n</w:delText>
        </w:r>
      </w:del>
      <w:r>
        <w:t xml:space="preserve"> was fitted to </w:t>
      </w:r>
      <w:del w:id="282" w:author="Antoni Luque Santolaria" w:date="2021-12-21T21:43:00Z">
        <w:r w:rsidDel="005E2BD4">
          <w:delText xml:space="preserve">an </w:delText>
        </w:r>
      </w:del>
      <w:ins w:id="283" w:author="Antoni Luque Santolaria" w:date="2021-12-21T21:43:00Z">
        <w:r w:rsidR="005E2BD4">
          <w:t xml:space="preserve">the </w:t>
        </w:r>
      </w:ins>
      <w:r>
        <w:t xml:space="preserve">exponential model </w:t>
      </w:r>
    </w:p>
    <w:tbl>
      <w:tblPr>
        <w:tblStyle w:val="af2"/>
        <w:tblW w:w="9360" w:type="dxa"/>
        <w:tblInd w:w="-10" w:type="dxa"/>
        <w:tblBorders>
          <w:top w:val="single" w:sz="8" w:space="0" w:color="F9F9F9"/>
          <w:left w:val="single" w:sz="8" w:space="0" w:color="F9F9F9"/>
          <w:bottom w:val="single" w:sz="8" w:space="0" w:color="F9F9F9"/>
          <w:right w:val="single" w:sz="8" w:space="0" w:color="F9F9F9"/>
          <w:insideH w:val="single" w:sz="8" w:space="0" w:color="F9F9F9"/>
          <w:insideV w:val="single" w:sz="8" w:space="0" w:color="F9F9F9"/>
        </w:tblBorders>
        <w:tblLayout w:type="fixed"/>
        <w:tblLook w:val="0600" w:firstRow="0" w:lastRow="0" w:firstColumn="0" w:lastColumn="0" w:noHBand="1" w:noVBand="1"/>
      </w:tblPr>
      <w:tblGrid>
        <w:gridCol w:w="8490"/>
        <w:gridCol w:w="870"/>
      </w:tblGrid>
      <w:tr w:rsidR="00EC67FD" w14:paraId="69829561" w14:textId="77777777">
        <w:tc>
          <w:tcPr>
            <w:tcW w:w="8490" w:type="dxa"/>
            <w:shd w:val="clear" w:color="auto" w:fill="auto"/>
            <w:tcMar>
              <w:top w:w="100" w:type="dxa"/>
              <w:left w:w="100" w:type="dxa"/>
              <w:bottom w:w="100" w:type="dxa"/>
              <w:right w:w="100" w:type="dxa"/>
            </w:tcMar>
          </w:tcPr>
          <w:p w14:paraId="00000021" w14:textId="77777777" w:rsidR="00EC67FD" w:rsidRDefault="00386A43">
            <w:pPr>
              <w:jc w:val="center"/>
              <w:rPr>
                <w:rFonts w:ascii="Cambria Math" w:eastAsia="Cambria Math" w:hAnsi="Cambria Math" w:cs="Cambria Math"/>
              </w:rPr>
            </w:pPr>
            <m:oMathPara>
              <m:oMath>
                <m:r>
                  <w:rPr>
                    <w:rFonts w:ascii="Cambria Math" w:eastAsia="Cambria Math" w:hAnsi="Cambria Math" w:cs="Cambria Math"/>
                  </w:rPr>
                  <m:t>MRE(n)=</m:t>
                </m:r>
                <m:sSup>
                  <m:sSupPr>
                    <m:ctrlPr>
                      <w:ins w:id="284" w:author="Antoni Luque Santolaria" w:date="2021-12-21T16:33:00Z">
                        <w:rPr>
                          <w:rFonts w:ascii="Cambria Math" w:eastAsia="Cambria Math" w:hAnsi="Cambria Math" w:cs="Cambria Math"/>
                        </w:rPr>
                      </w:ins>
                    </m:ctrlPr>
                  </m:sSupPr>
                  <m:e>
                    <m:r>
                      <w:rPr>
                        <w:rFonts w:ascii="Cambria Math" w:eastAsia="Cambria Math" w:hAnsi="Cambria Math" w:cs="Cambria Math"/>
                      </w:rPr>
                      <m:t>pe</m:t>
                    </m:r>
                  </m:e>
                  <m:sup>
                    <m:r>
                      <w:rPr>
                        <w:rFonts w:ascii="Cambria Math" w:eastAsia="Cambria Math" w:hAnsi="Cambria Math" w:cs="Cambria Math"/>
                      </w:rPr>
                      <m:t>-qn</m:t>
                    </m:r>
                  </m:sup>
                </m:sSup>
                <m:r>
                  <w:rPr>
                    <w:rFonts w:ascii="Cambria Math" w:eastAsia="Cambria Math" w:hAnsi="Cambria Math" w:cs="Cambria Math"/>
                  </w:rPr>
                  <m:t>+w</m:t>
                </m:r>
              </m:oMath>
            </m:oMathPara>
          </w:p>
        </w:tc>
        <w:tc>
          <w:tcPr>
            <w:tcW w:w="870" w:type="dxa"/>
            <w:shd w:val="clear" w:color="auto" w:fill="auto"/>
            <w:tcMar>
              <w:top w:w="100" w:type="dxa"/>
              <w:left w:w="100" w:type="dxa"/>
              <w:bottom w:w="100" w:type="dxa"/>
              <w:right w:w="100" w:type="dxa"/>
            </w:tcMar>
          </w:tcPr>
          <w:p w14:paraId="00000022" w14:textId="77777777" w:rsidR="00EC67FD" w:rsidRDefault="00386A43">
            <w:pPr>
              <w:widowControl w:val="0"/>
              <w:jc w:val="center"/>
            </w:pPr>
            <w:r>
              <w:t>(3)</w:t>
            </w:r>
          </w:p>
        </w:tc>
      </w:tr>
    </w:tbl>
    <w:p w14:paraId="00000023" w14:textId="77777777" w:rsidR="00EC67FD" w:rsidRDefault="00EC67FD">
      <w:pPr>
        <w:spacing w:before="280" w:after="280" w:line="480" w:lineRule="auto"/>
      </w:pPr>
    </w:p>
    <w:p w14:paraId="00000024" w14:textId="4BBF7B4C" w:rsidR="00EC67FD" w:rsidRDefault="00386A43">
      <w:pPr>
        <w:spacing w:before="280" w:after="280" w:line="480" w:lineRule="auto"/>
      </w:pPr>
      <w:r>
        <w:lastRenderedPageBreak/>
        <w:t xml:space="preserve">The values of best fit for the </w:t>
      </w:r>
      <w:del w:id="285" w:author="Antoni Luque Santolaria" w:date="2021-12-21T21:44:00Z">
        <w:r w:rsidDel="005E2BD4">
          <w:delText xml:space="preserve">model </w:delText>
        </w:r>
      </w:del>
      <w:r>
        <w:t xml:space="preserve">parameters </w:t>
      </w:r>
      <w:r>
        <w:rPr>
          <w:i/>
        </w:rPr>
        <w:t>p</w:t>
      </w:r>
      <w:r>
        <w:t xml:space="preserve">, </w:t>
      </w:r>
      <w:r>
        <w:rPr>
          <w:i/>
        </w:rPr>
        <w:t>q</w:t>
      </w:r>
      <w:r>
        <w:t xml:space="preserve">, and </w:t>
      </w:r>
      <w:proofErr w:type="spellStart"/>
      <w:r>
        <w:rPr>
          <w:i/>
        </w:rPr>
        <w:t>w</w:t>
      </w:r>
      <w:proofErr w:type="spellEnd"/>
      <w:r>
        <w:t xml:space="preserve"> were obtained applying the robust least squares method from the least squares function in the Python’s SciPy optimize package (Virtanen et al. 2020). The confidence interval of the parameters was estimated by bootstrapping </w:t>
      </w:r>
      <w:del w:id="286" w:author="Antoni Luque Santolaria" w:date="2021-12-21T21:46:00Z">
        <w:r w:rsidDel="005E2BD4">
          <w:delText>t</w:delText>
        </w:r>
      </w:del>
      <w:del w:id="287" w:author="Antoni Luque Santolaria" w:date="2021-12-21T21:45:00Z">
        <w:r w:rsidDel="005E2BD4">
          <w:delText>he</w:delText>
        </w:r>
      </w:del>
      <w:del w:id="288" w:author="Antoni Luque Santolaria" w:date="2021-12-21T21:46:00Z">
        <w:r w:rsidDel="005E2BD4">
          <w:delText xml:space="preserve"> </w:delText>
        </w:r>
        <w:r w:rsidDel="005E2BD4">
          <w:rPr>
            <w:i/>
          </w:rPr>
          <w:delText>MRE</w:delText>
        </w:r>
        <w:r w:rsidDel="005E2BD4">
          <w:rPr>
            <w:i/>
            <w:vertAlign w:val="subscript"/>
          </w:rPr>
          <w:delText>n</w:delText>
        </w:r>
        <w:r w:rsidDel="005E2BD4">
          <w:delText xml:space="preserve"> in</w:delText>
        </w:r>
      </w:del>
      <w:r>
        <w:t xml:space="preserve"> 10,000 random subsets and fitting Eq. (3) in each case. A genome length was associated with a T-number in the hexagonal or trihexagonal lattice if the uncertainty of the predicted T value, that is, T±ΔT, contained such T-number. The uncertainty ΔT was calculated based on the mean relative error projected from Eq. (3) for the size of the high-resolution database, n = </w:t>
      </w:r>
      <w:proofErr w:type="spellStart"/>
      <w:r>
        <w:t>n</w:t>
      </w:r>
      <w:r>
        <w:rPr>
          <w:vertAlign w:val="subscript"/>
        </w:rPr>
        <w:t>HR</w:t>
      </w:r>
      <w:proofErr w:type="spellEnd"/>
      <w:r>
        <w:t xml:space="preserve"> = 37, that is, ΔT = T·</w:t>
      </w:r>
      <w:proofErr w:type="gramStart"/>
      <w:r>
        <w:t>MRE(</w:t>
      </w:r>
      <w:proofErr w:type="spellStart"/>
      <w:proofErr w:type="gramEnd"/>
      <w:r>
        <w:t>n</w:t>
      </w:r>
      <w:r>
        <w:rPr>
          <w:vertAlign w:val="subscript"/>
        </w:rPr>
        <w:t>HR</w:t>
      </w:r>
      <w:proofErr w:type="spellEnd"/>
      <w:r>
        <w:t>).</w:t>
      </w:r>
    </w:p>
    <w:p w14:paraId="00000025" w14:textId="32C81516" w:rsidR="00EC67FD" w:rsidRDefault="00386A43">
      <w:pPr>
        <w:spacing w:before="280" w:after="280" w:line="480" w:lineRule="auto"/>
      </w:pPr>
      <w:r>
        <w:rPr>
          <w:b/>
        </w:rPr>
        <w:t>MCP/T library.</w:t>
      </w:r>
      <w:r>
        <w:t xml:space="preserve"> Major capsid protein amino</w:t>
      </w:r>
      <w:ins w:id="289" w:author="Antoni Luque Santolaria" w:date="2021-12-21T21:47:00Z">
        <w:r w:rsidR="00230E5C">
          <w:t xml:space="preserve"> </w:t>
        </w:r>
      </w:ins>
      <w:del w:id="290" w:author="Antoni Luque Santolaria" w:date="2021-12-21T21:47:00Z">
        <w:r w:rsidDel="00230E5C">
          <w:delText>-</w:delText>
        </w:r>
      </w:del>
      <w:r>
        <w:t>acid sequences associated with tailed phages were obtained from isolated genomes accessed on the phantome.org websit</w:t>
      </w:r>
      <w:r>
        <w:rPr>
          <w:color w:val="000000"/>
        </w:rPr>
        <w:t xml:space="preserve">e in January 2017 </w:t>
      </w:r>
      <w:r>
        <w:t>(</w:t>
      </w:r>
      <w:proofErr w:type="spellStart"/>
      <w:r>
        <w:t>PhAnToMe</w:t>
      </w:r>
      <w:proofErr w:type="spellEnd"/>
      <w:r>
        <w:t xml:space="preserve"> 2017). Genomes listed as </w:t>
      </w:r>
      <w:proofErr w:type="spellStart"/>
      <w:r>
        <w:rPr>
          <w:i/>
        </w:rPr>
        <w:t>Caudovirales</w:t>
      </w:r>
      <w:proofErr w:type="spellEnd"/>
      <w:r>
        <w:t xml:space="preserve"> (the taxonomic order of tailed phages) in the GenBank </w:t>
      </w:r>
      <w:r>
        <w:rPr>
          <w:i/>
        </w:rPr>
        <w:t xml:space="preserve">ORGANISM </w:t>
      </w:r>
      <w:r>
        <w:t xml:space="preserve">field were filtered. Among the 2,996 </w:t>
      </w:r>
      <w:proofErr w:type="spellStart"/>
      <w:r>
        <w:rPr>
          <w:i/>
        </w:rPr>
        <w:t>Caudovirales</w:t>
      </w:r>
      <w:proofErr w:type="spellEnd"/>
      <w:r>
        <w:rPr>
          <w:i/>
        </w:rPr>
        <w:t xml:space="preserve"> </w:t>
      </w:r>
      <w:r>
        <w:t xml:space="preserve">genomes identified, protein-coding genes (CDS) containing the term “major capsid” as a product keyword were selected, leading to 669 putative tailed phage major capsid proteins.  The folded structures for the selected major capsid proteins were obtained investigating structural relatives in </w:t>
      </w:r>
      <w:proofErr w:type="spellStart"/>
      <w:r>
        <w:t>HHpred</w:t>
      </w:r>
      <w:proofErr w:type="spellEnd"/>
      <w:r>
        <w:t xml:space="preserve"> using the PDB database and submitting the top candidates (above 95% probability) to </w:t>
      </w:r>
      <w:proofErr w:type="spellStart"/>
      <w:r>
        <w:t>Modeller</w:t>
      </w:r>
      <w:proofErr w:type="spellEnd"/>
      <w:r>
        <w:t xml:space="preserve"> (Zimmermann et al 2018, Gabler et al 2020, </w:t>
      </w:r>
      <w:proofErr w:type="spellStart"/>
      <w:r>
        <w:t>Söding</w:t>
      </w:r>
      <w:proofErr w:type="spellEnd"/>
      <w:r>
        <w:t xml:space="preserve"> J. 2005, Hildebrand et al 2009, Meier and </w:t>
      </w:r>
      <w:proofErr w:type="spellStart"/>
      <w:r>
        <w:t>Söding</w:t>
      </w:r>
      <w:proofErr w:type="spellEnd"/>
      <w:r>
        <w:t xml:space="preserve"> 2015). The folded models were inspected visually. Only those major capsid proteins displaying the canonical features of the HK97-fold were selected (Suhanovsky and Teschke, 2015).</w:t>
      </w:r>
      <w:ins w:id="291" w:author="Antoni Luque Santolaria" w:date="2021-12-21T10:19:00Z">
        <w:r w:rsidR="00000D88">
          <w:t xml:space="preserve"> </w:t>
        </w:r>
      </w:ins>
      <w:ins w:id="292" w:author="Antoni Luque Santolaria" w:date="2021-12-21T11:02:00Z">
        <w:r w:rsidR="00473CF0">
          <w:t>M</w:t>
        </w:r>
      </w:ins>
      <w:ins w:id="293" w:author="Antoni Luque Santolaria" w:date="2021-12-21T10:22:00Z">
        <w:r w:rsidR="00E4304D">
          <w:t>ajor capsid protein</w:t>
        </w:r>
      </w:ins>
      <w:ins w:id="294" w:author="Antoni Luque Santolaria" w:date="2021-12-21T10:23:00Z">
        <w:r w:rsidR="00E4304D">
          <w:t xml:space="preserve">s </w:t>
        </w:r>
      </w:ins>
      <w:ins w:id="295" w:author="Antoni Luque Santolaria" w:date="2021-12-21T10:55:00Z">
        <w:r w:rsidR="001C6C0A">
          <w:t>identified in</w:t>
        </w:r>
      </w:ins>
      <w:ins w:id="296" w:author="Antoni Luque Santolaria" w:date="2021-12-21T10:22:00Z">
        <w:r w:rsidR="00E4304D">
          <w:t xml:space="preserve"> </w:t>
        </w:r>
      </w:ins>
      <w:ins w:id="297" w:author="Antoni Luque Santolaria" w:date="2021-12-21T10:19:00Z">
        <w:r w:rsidR="00000D88">
          <w:t xml:space="preserve">phage genomes </w:t>
        </w:r>
      </w:ins>
      <w:ins w:id="298" w:author="Antoni Luque Santolaria" w:date="2021-12-21T10:56:00Z">
        <w:r w:rsidR="001C6C0A">
          <w:t>from</w:t>
        </w:r>
      </w:ins>
      <w:ins w:id="299" w:author="Antoni Luque Santolaria" w:date="2021-12-21T10:24:00Z">
        <w:r w:rsidR="00E4304D">
          <w:t xml:space="preserve"> </w:t>
        </w:r>
      </w:ins>
      <w:ins w:id="300" w:author="Antoni Luque Santolaria" w:date="2021-12-21T10:20:00Z">
        <w:r w:rsidR="00000D88">
          <w:t>the</w:t>
        </w:r>
      </w:ins>
      <w:ins w:id="301" w:author="Antoni Luque Santolaria" w:date="2021-12-21T10:19:00Z">
        <w:r w:rsidR="00000D88">
          <w:t xml:space="preserve"> high-resolution </w:t>
        </w:r>
      </w:ins>
      <w:ins w:id="302" w:author="Antoni Luque Santolaria" w:date="2021-12-21T10:20:00Z">
        <w:r w:rsidR="00000D88">
          <w:t xml:space="preserve">capsid database </w:t>
        </w:r>
      </w:ins>
      <w:ins w:id="303" w:author="Antoni Luque Santolaria" w:date="2021-12-21T10:56:00Z">
        <w:r w:rsidR="001C6C0A">
          <w:t xml:space="preserve">were </w:t>
        </w:r>
      </w:ins>
      <w:ins w:id="304" w:author="Antoni Luque Santolaria" w:date="2021-12-21T11:02:00Z">
        <w:r w:rsidR="00473CF0">
          <w:t xml:space="preserve">also </w:t>
        </w:r>
      </w:ins>
      <w:ins w:id="305" w:author="Antoni Luque Santolaria" w:date="2021-12-21T10:56:00Z">
        <w:r w:rsidR="001C6C0A">
          <w:t>included</w:t>
        </w:r>
      </w:ins>
      <w:ins w:id="306" w:author="Antoni Luque Santolaria" w:date="2021-12-21T10:24:00Z">
        <w:r w:rsidR="00E4304D">
          <w:t>.</w:t>
        </w:r>
      </w:ins>
      <w:ins w:id="307" w:author="Antoni Luque Santolaria" w:date="2021-12-21T10:25:00Z">
        <w:r w:rsidR="00E4304D">
          <w:t xml:space="preserve"> The </w:t>
        </w:r>
      </w:ins>
      <w:ins w:id="308" w:author="Antoni Luque Santolaria" w:date="2021-12-21T10:26:00Z">
        <w:r w:rsidR="00E4304D">
          <w:t>protein sequences associated with open reading frames (ORFs)</w:t>
        </w:r>
      </w:ins>
      <w:ins w:id="309" w:author="Antoni Luque Santolaria" w:date="2021-12-21T10:19:00Z">
        <w:r w:rsidR="00000D88">
          <w:t xml:space="preserve"> </w:t>
        </w:r>
      </w:ins>
      <w:ins w:id="310" w:author="Antoni Luque Santolaria" w:date="2021-12-21T10:26:00Z">
        <w:r w:rsidR="00E4304D">
          <w:t>in</w:t>
        </w:r>
      </w:ins>
      <w:ins w:id="311" w:author="Antoni Luque Santolaria" w:date="2021-12-21T10:25:00Z">
        <w:r w:rsidR="00E4304D">
          <w:t xml:space="preserve"> the</w:t>
        </w:r>
      </w:ins>
      <w:ins w:id="312" w:author="Antoni Luque Santolaria" w:date="2021-12-21T10:26:00Z">
        <w:r w:rsidR="00E4304D">
          <w:t>se</w:t>
        </w:r>
      </w:ins>
      <w:ins w:id="313" w:author="Antoni Luque Santolaria" w:date="2021-12-21T10:25:00Z">
        <w:r w:rsidR="00E4304D">
          <w:t xml:space="preserve"> genomes were retrieved from NCBI</w:t>
        </w:r>
      </w:ins>
      <w:ins w:id="314" w:author="Antoni Luque Santolaria" w:date="2021-12-21T10:27:00Z">
        <w:r w:rsidR="00802944">
          <w:t xml:space="preserve">. </w:t>
        </w:r>
      </w:ins>
      <w:ins w:id="315" w:author="Antoni Luque Santolaria" w:date="2021-12-21T10:51:00Z">
        <w:r w:rsidR="00581E2A">
          <w:rPr>
            <w:rFonts w:eastAsia="Gungsuh"/>
          </w:rPr>
          <w:t>Structural</w:t>
        </w:r>
      </w:ins>
      <w:ins w:id="316" w:author="Antoni Luque Santolaria" w:date="2021-12-21T10:50:00Z">
        <w:r w:rsidR="00581E2A">
          <w:rPr>
            <w:rFonts w:eastAsia="Gungsuh"/>
          </w:rPr>
          <w:t xml:space="preserve"> </w:t>
        </w:r>
      </w:ins>
      <w:ins w:id="317" w:author="Antoni Luque Santolaria" w:date="2021-12-21T10:57:00Z">
        <w:r w:rsidR="008E627C">
          <w:rPr>
            <w:rFonts w:eastAsia="Gungsuh"/>
          </w:rPr>
          <w:t xml:space="preserve">functions were identified from the </w:t>
        </w:r>
      </w:ins>
      <w:ins w:id="318" w:author="Antoni Luque Santolaria" w:date="2021-12-21T10:50:00Z">
        <w:r w:rsidR="00581E2A">
          <w:rPr>
            <w:rFonts w:eastAsia="Gungsuh"/>
          </w:rPr>
          <w:t>protein</w:t>
        </w:r>
      </w:ins>
      <w:ins w:id="319" w:author="Antoni Luque Santolaria" w:date="2021-12-21T10:57:00Z">
        <w:r w:rsidR="008E627C">
          <w:rPr>
            <w:rFonts w:eastAsia="Gungsuh"/>
          </w:rPr>
          <w:t xml:space="preserve"> sequences </w:t>
        </w:r>
      </w:ins>
      <w:ins w:id="320" w:author="Antoni Luque Santolaria" w:date="2021-12-21T10:50:00Z">
        <w:r w:rsidR="00581E2A">
          <w:rPr>
            <w:rFonts w:eastAsia="Gungsuh"/>
          </w:rPr>
          <w:t>using the</w:t>
        </w:r>
      </w:ins>
      <w:ins w:id="321" w:author="Antoni Luque Santolaria" w:date="2021-12-21T10:49:00Z">
        <w:r w:rsidR="00581E2A">
          <w:rPr>
            <w:rFonts w:eastAsia="Gungsuh"/>
          </w:rPr>
          <w:t xml:space="preserve"> Phage Artificial Neural Networks (</w:t>
        </w:r>
        <w:proofErr w:type="spellStart"/>
        <w:r w:rsidR="00581E2A">
          <w:rPr>
            <w:rFonts w:eastAsia="Gungsuh"/>
          </w:rPr>
          <w:t>PhANNs</w:t>
        </w:r>
        <w:proofErr w:type="spellEnd"/>
        <w:r w:rsidR="00581E2A">
          <w:rPr>
            <w:rFonts w:eastAsia="Gungsuh"/>
          </w:rPr>
          <w:t xml:space="preserve">) </w:t>
        </w:r>
      </w:ins>
      <w:ins w:id="322" w:author="Antoni Luque Santolaria" w:date="2021-12-21T10:50:00Z">
        <w:r w:rsidR="00581E2A">
          <w:rPr>
            <w:rFonts w:eastAsia="Gungsuh"/>
          </w:rPr>
          <w:t xml:space="preserve">web server </w:t>
        </w:r>
      </w:ins>
      <w:ins w:id="323" w:author="Antoni Luque Santolaria" w:date="2021-12-21T10:48:00Z">
        <w:r w:rsidR="00581E2A" w:rsidRPr="00B269A7">
          <w:rPr>
            <w:rFonts w:eastAsia="Gungsuh"/>
          </w:rPr>
          <w:t>(</w:t>
        </w:r>
        <w:proofErr w:type="spellStart"/>
        <w:r w:rsidR="00581E2A" w:rsidRPr="00B269A7">
          <w:rPr>
            <w:rFonts w:eastAsia="Gungsuh"/>
          </w:rPr>
          <w:t>Cantú</w:t>
        </w:r>
        <w:proofErr w:type="spellEnd"/>
        <w:r w:rsidR="00581E2A" w:rsidRPr="00B269A7">
          <w:rPr>
            <w:rFonts w:eastAsia="Gungsuh"/>
          </w:rPr>
          <w:t xml:space="preserve"> et </w:t>
        </w:r>
        <w:r w:rsidR="00581E2A" w:rsidRPr="00B269A7">
          <w:rPr>
            <w:rFonts w:eastAsia="Gungsuh"/>
          </w:rPr>
          <w:lastRenderedPageBreak/>
          <w:t xml:space="preserve">al. 2020). </w:t>
        </w:r>
      </w:ins>
      <w:ins w:id="324" w:author="Antoni Luque Santolaria" w:date="2021-12-21T10:58:00Z">
        <w:r w:rsidR="008E627C">
          <w:rPr>
            <w:rFonts w:eastAsia="Gungsuh"/>
          </w:rPr>
          <w:t>Sequences</w:t>
        </w:r>
      </w:ins>
      <w:ins w:id="325" w:author="Antoni Luque Santolaria" w:date="2021-12-21T10:48:00Z">
        <w:r w:rsidR="00581E2A" w:rsidRPr="00B269A7">
          <w:rPr>
            <w:rFonts w:eastAsia="Gungsuh"/>
          </w:rPr>
          <w:t xml:space="preserve"> </w:t>
        </w:r>
      </w:ins>
      <w:ins w:id="326" w:author="Antoni Luque Santolaria" w:date="2021-12-21T10:58:00Z">
        <w:r w:rsidR="008E627C">
          <w:rPr>
            <w:rFonts w:eastAsia="Gungsuh"/>
          </w:rPr>
          <w:t xml:space="preserve">predicted to be </w:t>
        </w:r>
      </w:ins>
      <w:ins w:id="327" w:author="Antoni Luque Santolaria" w:date="2021-12-21T10:48:00Z">
        <w:r w:rsidR="00581E2A" w:rsidRPr="00B269A7">
          <w:rPr>
            <w:rFonts w:eastAsia="Gungsuh"/>
          </w:rPr>
          <w:t>major capsid protein as</w:t>
        </w:r>
      </w:ins>
      <w:ins w:id="328" w:author="Antoni Luque Santolaria" w:date="2021-12-21T10:53:00Z">
        <w:r w:rsidR="001C6C0A">
          <w:rPr>
            <w:rFonts w:eastAsia="Gungsuh"/>
          </w:rPr>
          <w:t xml:space="preserve"> the most likely function and </w:t>
        </w:r>
      </w:ins>
      <w:ins w:id="329" w:author="Antoni Luque Santolaria" w:date="2021-12-21T10:58:00Z">
        <w:r w:rsidR="008E627C">
          <w:rPr>
            <w:rFonts w:eastAsia="Gungsuh"/>
          </w:rPr>
          <w:t>displaying</w:t>
        </w:r>
      </w:ins>
      <w:ins w:id="330" w:author="Antoni Luque Santolaria" w:date="2021-12-21T10:53:00Z">
        <w:r w:rsidR="001C6C0A">
          <w:rPr>
            <w:rFonts w:eastAsia="Gungsuh"/>
          </w:rPr>
          <w:t xml:space="preserve"> a</w:t>
        </w:r>
      </w:ins>
      <w:ins w:id="331" w:author="Antoni Luque Santolaria" w:date="2021-12-21T10:48:00Z">
        <w:r w:rsidR="00581E2A" w:rsidRPr="00B269A7">
          <w:rPr>
            <w:rFonts w:eastAsia="Gungsuh"/>
          </w:rPr>
          <w:t xml:space="preserve"> score ≥ 2 </w:t>
        </w:r>
      </w:ins>
      <w:ins w:id="332" w:author="Antoni Luque Santolaria" w:date="2021-12-21T10:53:00Z">
        <w:r w:rsidR="001C6C0A">
          <w:rPr>
            <w:rFonts w:eastAsia="Gungsuh"/>
          </w:rPr>
          <w:t xml:space="preserve">(98% true positive confidence) </w:t>
        </w:r>
      </w:ins>
      <w:ins w:id="333" w:author="Antoni Luque Santolaria" w:date="2021-12-21T10:48:00Z">
        <w:r w:rsidR="00581E2A" w:rsidRPr="00B269A7">
          <w:rPr>
            <w:rFonts w:eastAsia="Gungsuh"/>
          </w:rPr>
          <w:t>were selected.</w:t>
        </w:r>
      </w:ins>
      <w:ins w:id="334" w:author="Antoni Luque Santolaria" w:date="2021-12-21T10:54:00Z">
        <w:r w:rsidR="001C6C0A">
          <w:rPr>
            <w:rFonts w:eastAsia="Gungsuh"/>
          </w:rPr>
          <w:t xml:space="preserve"> The HK97-fold </w:t>
        </w:r>
      </w:ins>
      <w:ins w:id="335" w:author="Antoni Luque Santolaria" w:date="2021-12-21T10:59:00Z">
        <w:r w:rsidR="008E627C">
          <w:rPr>
            <w:rFonts w:eastAsia="Gungsuh"/>
          </w:rPr>
          <w:t xml:space="preserve">in these proteins </w:t>
        </w:r>
      </w:ins>
      <w:ins w:id="336" w:author="Antoni Luque Santolaria" w:date="2021-12-21T10:54:00Z">
        <w:r w:rsidR="001C6C0A">
          <w:rPr>
            <w:rFonts w:eastAsia="Gungsuh"/>
          </w:rPr>
          <w:t>was validated combining</w:t>
        </w:r>
      </w:ins>
      <w:ins w:id="337" w:author="Antoni Luque Santolaria" w:date="2021-12-21T10:25:00Z">
        <w:r w:rsidR="00E4304D">
          <w:t xml:space="preserve"> </w:t>
        </w:r>
      </w:ins>
      <w:proofErr w:type="spellStart"/>
      <w:ins w:id="338" w:author="Antoni Luque Santolaria" w:date="2021-12-21T10:19:00Z">
        <w:r w:rsidR="00000D88">
          <w:t>HHpred</w:t>
        </w:r>
        <w:proofErr w:type="spellEnd"/>
        <w:r w:rsidR="00000D88">
          <w:t xml:space="preserve"> </w:t>
        </w:r>
      </w:ins>
      <w:ins w:id="339" w:author="Antoni Luque Santolaria" w:date="2021-12-21T10:54:00Z">
        <w:r w:rsidR="001C6C0A">
          <w:t xml:space="preserve">and </w:t>
        </w:r>
        <w:proofErr w:type="spellStart"/>
        <w:r w:rsidR="001C6C0A">
          <w:t>Modeller</w:t>
        </w:r>
        <w:proofErr w:type="spellEnd"/>
        <w:r w:rsidR="001C6C0A">
          <w:t xml:space="preserve"> as describ</w:t>
        </w:r>
      </w:ins>
      <w:ins w:id="340" w:author="Antoni Luque Santolaria" w:date="2021-12-21T10:55:00Z">
        <w:r w:rsidR="001C6C0A">
          <w:t>ed above.</w:t>
        </w:r>
      </w:ins>
      <w:ins w:id="341" w:author="Antoni Luque Santolaria" w:date="2021-12-21T10:19:00Z">
        <w:r w:rsidR="00000D88">
          <w:t xml:space="preserve"> </w:t>
        </w:r>
      </w:ins>
      <w:ins w:id="342" w:author="Antoni Luque Santolaria" w:date="2021-12-21T10:59:00Z">
        <w:r w:rsidR="008E627C">
          <w:t xml:space="preserve">HK97-fold </w:t>
        </w:r>
      </w:ins>
      <w:ins w:id="343" w:author="Antoni Luque Santolaria" w:date="2021-12-21T10:19:00Z">
        <w:r w:rsidR="00000D88">
          <w:t xml:space="preserve">MCP </w:t>
        </w:r>
      </w:ins>
      <w:ins w:id="344" w:author="Antoni Luque Santolaria" w:date="2021-12-21T10:59:00Z">
        <w:r w:rsidR="008E627C">
          <w:t xml:space="preserve">proteins </w:t>
        </w:r>
      </w:ins>
      <w:ins w:id="345" w:author="Antoni Luque Santolaria" w:date="2021-12-21T10:19:00Z">
        <w:r w:rsidR="00000D88">
          <w:t xml:space="preserve">were </w:t>
        </w:r>
      </w:ins>
      <w:ins w:id="346" w:author="Antoni Luque Santolaria" w:date="2021-12-21T10:59:00Z">
        <w:r w:rsidR="008E627C">
          <w:t xml:space="preserve">obtained </w:t>
        </w:r>
      </w:ins>
      <w:ins w:id="347" w:author="Antoni Luque Santolaria" w:date="2021-12-21T10:55:00Z">
        <w:r w:rsidR="001C6C0A">
          <w:t xml:space="preserve">for </w:t>
        </w:r>
      </w:ins>
      <w:ins w:id="348" w:author="Antoni Luque Santolaria" w:date="2021-12-21T10:59:00Z">
        <w:r w:rsidR="008E627C">
          <w:t xml:space="preserve">31 out </w:t>
        </w:r>
      </w:ins>
      <w:ins w:id="349" w:author="Antoni Luque Santolaria" w:date="2021-12-21T11:00:00Z">
        <w:r w:rsidR="008E627C">
          <w:t xml:space="preserve">of 37 </w:t>
        </w:r>
      </w:ins>
      <w:ins w:id="350" w:author="Antoni Luque Santolaria" w:date="2021-12-21T10:59:00Z">
        <w:r w:rsidR="008E627C">
          <w:t xml:space="preserve">phages in the high-resolution </w:t>
        </w:r>
      </w:ins>
      <w:ins w:id="351" w:author="Antoni Luque Santolaria" w:date="2021-12-21T11:00:00Z">
        <w:r w:rsidR="008E627C">
          <w:t xml:space="preserve">database. The exceptions were </w:t>
        </w:r>
      </w:ins>
      <w:ins w:id="352" w:author="Antoni Luque Santolaria" w:date="2021-12-21T10:19:00Z">
        <w:r w:rsidR="00000D88">
          <w:t>Gifsy-2, SIO-2, Basilisk, ΦRSL1, ΦKZ, and SCTP2</w:t>
        </w:r>
      </w:ins>
      <w:ins w:id="353" w:author="Antoni Luque Santolaria" w:date="2021-12-21T11:00:00Z">
        <w:r w:rsidR="008E627C">
          <w:t>.</w:t>
        </w:r>
      </w:ins>
      <w:del w:id="354" w:author="Antoni Luque Santolaria" w:date="2021-12-21T10:19:00Z">
        <w:r w:rsidDel="00000D88">
          <w:delText xml:space="preserve"> </w:delText>
        </w:r>
      </w:del>
      <w:customXmlDelRangeStart w:id="355" w:author="Antoni Luque Santolaria" w:date="2021-12-21T10:19:00Z"/>
      <w:sdt>
        <w:sdtPr>
          <w:tag w:val="goog_rdk_40"/>
          <w:id w:val="-1554848908"/>
        </w:sdtPr>
        <w:sdtEndPr/>
        <w:sdtContent>
          <w:customXmlDelRangeEnd w:id="355"/>
          <w:ins w:id="356" w:author="Diana Lee" w:date="2021-12-14T21:13:00Z">
            <w:del w:id="357" w:author="Antoni Luque Santolaria" w:date="2021-12-21T10:19:00Z">
              <w:r w:rsidDel="00000D88">
                <w:delText>Finally, genomes for high-resolution phages that were used in creating the G2T model but were not in this database were retrieved via NCBI. ORFs were input through the PHANNs web server to determine which gene was the most likely major capsid protein (Cantú et al 2020) and those sequences were run through HHpred using the same criteria as above to verify the HK97 fold. MCP sequences were not identified for six of these phages (Gifsy-2, SIO-2, Basilisk, ΦRSL1, ΦKZ, and SCTP2), and they were not included in the final database.</w:delText>
              </w:r>
            </w:del>
            <w:r>
              <w:t xml:space="preserve"> </w:t>
            </w:r>
          </w:ins>
          <w:customXmlDelRangeStart w:id="358" w:author="Antoni Luque Santolaria" w:date="2021-12-21T10:19:00Z"/>
        </w:sdtContent>
      </w:sdt>
      <w:customXmlDelRangeEnd w:id="358"/>
      <w:r>
        <w:t xml:space="preserve">This led to a final library of </w:t>
      </w:r>
      <w:proofErr w:type="spellStart"/>
      <w:r>
        <w:rPr>
          <w:i/>
        </w:rPr>
        <w:t>n</w:t>
      </w:r>
      <w:r>
        <w:rPr>
          <w:i/>
          <w:vertAlign w:val="subscript"/>
        </w:rPr>
        <w:t>lib</w:t>
      </w:r>
      <w:proofErr w:type="spellEnd"/>
      <w:r>
        <w:t xml:space="preserve"> =</w:t>
      </w:r>
      <w:ins w:id="359" w:author="Antoni Luque Santolaria" w:date="2021-12-21T11:01:00Z">
        <w:r w:rsidR="008E627C">
          <w:t xml:space="preserve"> 635 </w:t>
        </w:r>
      </w:ins>
      <w:ins w:id="360" w:author="Antoni Luque Santolaria" w:date="2021-12-21T21:49:00Z">
        <w:r w:rsidR="00230E5C">
          <w:t xml:space="preserve">HK97-fold MCPs </w:t>
        </w:r>
      </w:ins>
      <w:ins w:id="361" w:author="Antoni Luque Santolaria" w:date="2021-12-21T11:01:00Z">
        <w:r w:rsidR="008E627C">
          <w:t xml:space="preserve">associated with </w:t>
        </w:r>
      </w:ins>
      <w:del w:id="362" w:author="Antoni Luque Santolaria" w:date="2021-12-21T11:01:00Z">
        <w:r w:rsidDel="008E627C">
          <w:delText xml:space="preserve"> </w:delText>
        </w:r>
      </w:del>
      <w:customXmlDelRangeStart w:id="363" w:author="Antoni Luque Santolaria" w:date="2021-12-21T11:01:00Z"/>
      <w:sdt>
        <w:sdtPr>
          <w:tag w:val="goog_rdk_41"/>
          <w:id w:val="1423379627"/>
        </w:sdtPr>
        <w:sdtEndPr/>
        <w:sdtContent>
          <w:customXmlDelRangeEnd w:id="363"/>
          <w:ins w:id="364" w:author="Diana Lee" w:date="2021-12-14T21:13:00Z">
            <w:del w:id="365" w:author="Antoni Luque Santolaria" w:date="2021-12-21T11:01:00Z">
              <w:r w:rsidDel="008E627C">
                <w:delText>635</w:delText>
              </w:r>
            </w:del>
          </w:ins>
          <w:customXmlDelRangeStart w:id="366" w:author="Antoni Luque Santolaria" w:date="2021-12-21T11:01:00Z"/>
        </w:sdtContent>
      </w:sdt>
      <w:customXmlDelRangeEnd w:id="366"/>
      <w:customXmlDelRangeStart w:id="367" w:author="Antoni Luque Santolaria" w:date="2021-12-21T11:01:00Z"/>
      <w:sdt>
        <w:sdtPr>
          <w:tag w:val="goog_rdk_42"/>
          <w:id w:val="1471482284"/>
        </w:sdtPr>
        <w:sdtEndPr/>
        <w:sdtContent>
          <w:customXmlDelRangeEnd w:id="367"/>
          <w:del w:id="368" w:author="Antoni Luque Santolaria" w:date="2021-12-21T11:01:00Z">
            <w:r w:rsidDel="008E627C">
              <w:delText>617</w:delText>
            </w:r>
          </w:del>
          <w:customXmlDelRangeStart w:id="369" w:author="Antoni Luque Santolaria" w:date="2021-12-21T11:01:00Z"/>
        </w:sdtContent>
      </w:sdt>
      <w:customXmlDelRangeEnd w:id="369"/>
      <w:del w:id="370" w:author="Antoni Luque Santolaria" w:date="2021-12-21T11:01:00Z">
        <w:r w:rsidDel="008E627C">
          <w:delText xml:space="preserve"> </w:delText>
        </w:r>
      </w:del>
      <w:r>
        <w:t xml:space="preserve">tailed phage </w:t>
      </w:r>
      <w:del w:id="371" w:author="Antoni Luque Santolaria" w:date="2021-12-21T11:02:00Z">
        <w:r w:rsidDel="00FD79BB">
          <w:delText xml:space="preserve">major capsid protein sequences associated with </w:delText>
        </w:r>
      </w:del>
      <w:r>
        <w:t>genome lengths (Data File 2 and Figure 2b).</w:t>
      </w:r>
    </w:p>
    <w:p w14:paraId="11CA9BA5" w14:textId="0811EF7B" w:rsidR="00CA29A5" w:rsidRDefault="00386A43">
      <w:pPr>
        <w:spacing w:before="280" w:after="280" w:line="480" w:lineRule="auto"/>
        <w:rPr>
          <w:ins w:id="372" w:author="Antoni Luque Santolaria" w:date="2021-12-21T13:46:00Z"/>
          <w:color w:val="000000"/>
        </w:rPr>
      </w:pPr>
      <w:r>
        <w:t xml:space="preserve">The </w:t>
      </w:r>
      <w:del w:id="373" w:author="Antoni Luque Santolaria" w:date="2021-12-21T12:11:00Z">
        <w:r w:rsidDel="007B667C">
          <w:delText xml:space="preserve">multimodal </w:delText>
        </w:r>
      </w:del>
      <w:r>
        <w:t>distribution of genome lengths was investigated using the non-parametric kernel density estimation method.</w:t>
      </w:r>
      <w:ins w:id="374" w:author="Antoni Luque Santolaria" w:date="2021-12-21T12:08:00Z">
        <w:r w:rsidR="007B667C">
          <w:t xml:space="preserve"> </w:t>
        </w:r>
      </w:ins>
      <w:ins w:id="375" w:author="Antoni Luque Santolaria" w:date="2021-12-21T12:12:00Z">
        <w:r w:rsidR="007B667C">
          <w:t xml:space="preserve">To capture </w:t>
        </w:r>
      </w:ins>
      <w:ins w:id="376" w:author="Antoni Luque Santolaria" w:date="2021-12-21T12:22:00Z">
        <w:r w:rsidR="004C4EDB">
          <w:t xml:space="preserve">accurately </w:t>
        </w:r>
      </w:ins>
      <w:ins w:id="377" w:author="Antoni Luque Santolaria" w:date="2021-12-21T12:11:00Z">
        <w:r w:rsidR="007B667C">
          <w:t xml:space="preserve">the multimodal nature of the </w:t>
        </w:r>
      </w:ins>
      <w:ins w:id="378" w:author="Antoni Luque Santolaria" w:date="2021-12-21T12:22:00Z">
        <w:r w:rsidR="004C4EDB">
          <w:t xml:space="preserve">phage genome length </w:t>
        </w:r>
      </w:ins>
      <w:ins w:id="379" w:author="Antoni Luque Santolaria" w:date="2021-12-21T12:11:00Z">
        <w:r w:rsidR="007B667C">
          <w:t>distribution</w:t>
        </w:r>
      </w:ins>
      <w:ins w:id="380" w:author="Antoni Luque Santolaria" w:date="2021-12-21T12:22:00Z">
        <w:r w:rsidR="004C4EDB">
          <w:t>,</w:t>
        </w:r>
      </w:ins>
      <w:ins w:id="381" w:author="Antoni Luque Santolaria" w:date="2021-12-21T12:12:00Z">
        <w:r w:rsidR="007B667C">
          <w:t xml:space="preserve"> </w:t>
        </w:r>
      </w:ins>
      <w:ins w:id="382" w:author="Antoni Luque Santolaria" w:date="2021-12-21T12:13:00Z">
        <w:r w:rsidR="007B667C">
          <w:t xml:space="preserve">the kernel bandwidth was investigated independently for </w:t>
        </w:r>
        <w:r w:rsidR="00DD21D1">
          <w:t xml:space="preserve">four </w:t>
        </w:r>
      </w:ins>
      <w:ins w:id="383" w:author="Antoni Luque Santolaria" w:date="2021-12-21T12:14:00Z">
        <w:r w:rsidR="00DD21D1">
          <w:t>distinctive</w:t>
        </w:r>
      </w:ins>
      <w:ins w:id="384" w:author="Antoni Luque Santolaria" w:date="2021-12-21T12:08:00Z">
        <w:r w:rsidR="007B667C">
          <w:t xml:space="preserve"> genome length</w:t>
        </w:r>
      </w:ins>
      <w:ins w:id="385" w:author="Antoni Luque Santolaria" w:date="2021-12-21T12:14:00Z">
        <w:r w:rsidR="00DD21D1">
          <w:t xml:space="preserve"> groups</w:t>
        </w:r>
      </w:ins>
      <w:ins w:id="386" w:author="Antoni Luque Santolaria" w:date="2021-12-21T12:23:00Z">
        <w:r w:rsidR="004C4EDB">
          <w:t xml:space="preserve"> identified visually</w:t>
        </w:r>
      </w:ins>
      <w:ins w:id="387" w:author="Antoni Luque Santolaria" w:date="2021-12-21T12:14:00Z">
        <w:r w:rsidR="00DD21D1">
          <w:t>:</w:t>
        </w:r>
      </w:ins>
      <w:ins w:id="388" w:author="Antoni Luque Santolaria" w:date="2021-12-21T12:08:00Z">
        <w:r w:rsidR="007B667C">
          <w:t xml:space="preserve"> 17-130 kbp, 130-210 kbp, 210-270 kbp, and 270-498 kbp (Supplementary Figure S</w:t>
        </w:r>
      </w:ins>
      <w:ins w:id="389" w:author="Antoni Luque Santolaria" w:date="2021-12-22T03:00:00Z">
        <w:r w:rsidR="003268DC">
          <w:t>2</w:t>
        </w:r>
      </w:ins>
      <w:ins w:id="390" w:author="Antoni Luque Santolaria" w:date="2021-12-21T12:08:00Z">
        <w:r w:rsidR="007B667C">
          <w:t>).</w:t>
        </w:r>
      </w:ins>
      <w:del w:id="391" w:author="Antoni Luque Santolaria" w:date="2021-12-21T12:09:00Z">
        <w:r w:rsidDel="007B667C">
          <w:delText xml:space="preserve"> </w:delText>
        </w:r>
      </w:del>
      <w:customXmlDelRangeStart w:id="392" w:author="Antoni Luque Santolaria" w:date="2021-12-21T12:09:00Z"/>
      <w:sdt>
        <w:sdtPr>
          <w:tag w:val="goog_rdk_43"/>
          <w:id w:val="1556050341"/>
        </w:sdtPr>
        <w:sdtEndPr/>
        <w:sdtContent>
          <w:customXmlDelRangeEnd w:id="392"/>
          <w:ins w:id="393" w:author="Diana Lee" w:date="2021-12-14T21:14:00Z">
            <w:del w:id="394" w:author="Antoni Luque Santolaria" w:date="2021-12-21T12:09:00Z">
              <w:r w:rsidDel="007B667C">
                <w:delText>T</w:delText>
              </w:r>
            </w:del>
            <w:del w:id="395" w:author="Antoni Luque Santolaria" w:date="2021-12-21T12:08:00Z">
              <w:r w:rsidDel="007B667C">
                <w:delText>he genome lengths of the database were divided into four groups of genome lengths, 17-130 kbps, 130-210 kbps, 210-270 kbps, and 270-498 kbps (see Supplementary Information, Figure S8-1)</w:delText>
              </w:r>
            </w:del>
            <w:del w:id="396" w:author="Antoni Luque Santolaria" w:date="2021-12-21T12:09:00Z">
              <w:r w:rsidDel="007B667C">
                <w:delText>.</w:delText>
              </w:r>
            </w:del>
            <w:r>
              <w:t xml:space="preserve"> </w:t>
            </w:r>
          </w:ins>
          <w:ins w:id="397" w:author="Antoni Luque Santolaria" w:date="2021-12-21T12:18:00Z">
            <w:r w:rsidR="00DD21D1">
              <w:t>The Scikit grid search 5</w:t>
            </w:r>
          </w:ins>
          <w:customXmlInsRangeStart w:id="398" w:author="Antoni Luque Santolaria" w:date="2021-12-21T12:18:00Z"/>
          <w:sdt>
            <w:sdtPr>
              <w:tag w:val="goog_rdk_48"/>
              <w:id w:val="-1863574535"/>
            </w:sdtPr>
            <w:sdtEndPr/>
            <w:sdtContent>
              <w:customXmlInsRangeEnd w:id="398"/>
              <w:customXmlInsRangeStart w:id="399" w:author="Antoni Luque Santolaria" w:date="2021-12-21T12:18:00Z"/>
            </w:sdtContent>
          </w:sdt>
          <w:customXmlInsRangeEnd w:id="399"/>
          <w:ins w:id="400" w:author="Antoni Luque Santolaria" w:date="2021-12-21T12:18:00Z">
            <w:r w:rsidR="00DD21D1">
              <w:t>-fold cross-validation method (</w:t>
            </w:r>
            <w:proofErr w:type="spellStart"/>
            <w:r w:rsidR="00DD21D1">
              <w:t>Pedregosa</w:t>
            </w:r>
            <w:proofErr w:type="spellEnd"/>
            <w:r w:rsidR="00DD21D1">
              <w:t xml:space="preserve"> et al. 2011)</w:t>
            </w:r>
            <w:r w:rsidR="004C4EDB">
              <w:t xml:space="preserve"> was applied to obtain </w:t>
            </w:r>
          </w:ins>
          <w:customXmlDelRangeStart w:id="401" w:author="Antoni Luque Santolaria" w:date="2021-12-21T12:09:00Z"/>
        </w:sdtContent>
      </w:sdt>
      <w:customXmlDelRangeEnd w:id="401"/>
      <w:ins w:id="402" w:author="Antoni Luque Santolaria" w:date="2021-12-21T12:17:00Z">
        <w:r w:rsidR="00DD21D1">
          <w:t xml:space="preserve">the most likely </w:t>
        </w:r>
      </w:ins>
      <w:ins w:id="403" w:author="Antoni Luque Santolaria" w:date="2021-12-21T12:23:00Z">
        <w:r w:rsidR="004C4EDB">
          <w:t xml:space="preserve">Gaussian kernel’s </w:t>
        </w:r>
      </w:ins>
      <w:ins w:id="404" w:author="Antoni Luque Santolaria" w:date="2021-12-21T12:17:00Z">
        <w:r w:rsidR="00DD21D1">
          <w:t xml:space="preserve">bandwidth </w:t>
        </w:r>
      </w:ins>
      <w:ins w:id="405" w:author="Antoni Luque Santolaria" w:date="2021-12-21T12:20:00Z">
        <w:r w:rsidR="004C4EDB">
          <w:t>for each group</w:t>
        </w:r>
      </w:ins>
      <w:ins w:id="406" w:author="Antoni Luque Santolaria" w:date="2021-12-21T22:50:00Z">
        <w:r w:rsidR="00EA3F95">
          <w:t>, leading to 1.78 kbp, 3.33 kbp, 1.39 kbp, and 20 kbp, respectively</w:t>
        </w:r>
      </w:ins>
      <w:del w:id="407" w:author="Antoni Luque Santolaria" w:date="2021-12-21T12:17:00Z">
        <w:r w:rsidDel="00DD21D1">
          <w:delText xml:space="preserve">The </w:delText>
        </w:r>
      </w:del>
      <w:del w:id="408" w:author="Antoni Luque Santolaria" w:date="2021-12-21T12:23:00Z">
        <w:r w:rsidDel="004C4EDB">
          <w:delText>kernel</w:delText>
        </w:r>
      </w:del>
      <w:del w:id="409" w:author="Antoni Luque Santolaria" w:date="2021-12-21T12:20:00Z">
        <w:r w:rsidDel="004C4EDB">
          <w:delText xml:space="preserve"> </w:delText>
        </w:r>
      </w:del>
      <w:del w:id="410" w:author="Antoni Luque Santolaria" w:date="2021-12-21T12:18:00Z">
        <w:r w:rsidDel="00DD21D1">
          <w:delText>used was Gaussian and the bandwidth</w:delText>
        </w:r>
      </w:del>
      <w:customXmlDelRangeStart w:id="411" w:author="Antoni Luque Santolaria" w:date="2021-12-21T12:18:00Z"/>
      <w:sdt>
        <w:sdtPr>
          <w:tag w:val="goog_rdk_44"/>
          <w:id w:val="570617782"/>
        </w:sdtPr>
        <w:sdtEndPr/>
        <w:sdtContent>
          <w:customXmlDelRangeEnd w:id="411"/>
          <w:ins w:id="412" w:author="Diana Lee" w:date="2021-12-14T21:14:00Z">
            <w:del w:id="413" w:author="Antoni Luque Santolaria" w:date="2021-12-21T12:18:00Z">
              <w:r w:rsidDel="00DD21D1">
                <w:delText>s</w:delText>
              </w:r>
            </w:del>
          </w:ins>
          <w:customXmlDelRangeStart w:id="414" w:author="Antoni Luque Santolaria" w:date="2021-12-21T12:18:00Z"/>
        </w:sdtContent>
      </w:sdt>
      <w:customXmlDelRangeEnd w:id="414"/>
      <w:del w:id="415" w:author="Antoni Luque Santolaria" w:date="2021-12-21T12:09:00Z">
        <w:r w:rsidDel="007B667C">
          <w:delText xml:space="preserve"> </w:delText>
        </w:r>
      </w:del>
      <w:customXmlDelRangeStart w:id="416" w:author="Antoni Luque Santolaria" w:date="2021-12-21T12:09:00Z"/>
      <w:sdt>
        <w:sdtPr>
          <w:tag w:val="goog_rdk_45"/>
          <w:id w:val="-1979682849"/>
        </w:sdtPr>
        <w:sdtEndPr/>
        <w:sdtContent>
          <w:customXmlDelRangeEnd w:id="416"/>
          <w:del w:id="417" w:author="Antoni Luque Santolaria" w:date="2021-12-21T12:09:00Z">
            <w:r w:rsidDel="007B667C">
              <w:delText xml:space="preserve">(2 kbp) </w:delText>
            </w:r>
          </w:del>
          <w:customXmlDelRangeStart w:id="418" w:author="Antoni Luque Santolaria" w:date="2021-12-21T12:09:00Z"/>
        </w:sdtContent>
      </w:sdt>
      <w:customXmlDelRangeEnd w:id="418"/>
      <w:customXmlDelRangeStart w:id="419" w:author="Antoni Luque Santolaria" w:date="2021-12-21T12:09:00Z"/>
      <w:sdt>
        <w:sdtPr>
          <w:tag w:val="goog_rdk_46"/>
          <w:id w:val="526994462"/>
        </w:sdtPr>
        <w:sdtEndPr/>
        <w:sdtContent>
          <w:customXmlDelRangeEnd w:id="419"/>
          <w:ins w:id="420" w:author="Diana Lee" w:date="2021-12-14T21:15:00Z">
            <w:del w:id="421" w:author="Antoni Luque Santolaria" w:date="2021-12-21T12:09:00Z">
              <w:r w:rsidDel="007B667C">
                <w:delText>bandwidths for each group (1.78, 3.33, 1.39, and 20, respectively) were</w:delText>
              </w:r>
            </w:del>
          </w:ins>
          <w:customXmlDelRangeStart w:id="422" w:author="Antoni Luque Santolaria" w:date="2021-12-21T12:09:00Z"/>
        </w:sdtContent>
      </w:sdt>
      <w:customXmlDelRangeEnd w:id="422"/>
      <w:customXmlDelRangeStart w:id="423" w:author="Antoni Luque Santolaria" w:date="2021-12-21T12:18:00Z"/>
      <w:sdt>
        <w:sdtPr>
          <w:tag w:val="goog_rdk_47"/>
          <w:id w:val="1690110029"/>
        </w:sdtPr>
        <w:sdtEndPr/>
        <w:sdtContent>
          <w:customXmlDelRangeEnd w:id="423"/>
          <w:del w:id="424" w:author="Antoni Luque Santolaria" w:date="2021-12-21T12:18:00Z">
            <w:r w:rsidDel="00DD21D1">
              <w:delText>was</w:delText>
            </w:r>
          </w:del>
          <w:customXmlDelRangeStart w:id="425" w:author="Antoni Luque Santolaria" w:date="2021-12-21T12:18:00Z"/>
        </w:sdtContent>
      </w:sdt>
      <w:customXmlDelRangeEnd w:id="425"/>
      <w:del w:id="426" w:author="Antoni Luque Santolaria" w:date="2021-12-21T12:09:00Z">
        <w:r w:rsidDel="007B667C">
          <w:delText xml:space="preserve"> </w:delText>
        </w:r>
      </w:del>
      <w:del w:id="427" w:author="Antoni Luque Santolaria" w:date="2021-12-21T12:18:00Z">
        <w:r w:rsidDel="00DD21D1">
          <w:delText xml:space="preserve">obtained from the most likely kernel distribution </w:delText>
        </w:r>
      </w:del>
      <w:del w:id="428" w:author="Antoni Luque Santolaria" w:date="2021-12-21T12:19:00Z">
        <w:r w:rsidDel="004C4EDB">
          <w:delText>using Scikit grid search 5</w:delText>
        </w:r>
      </w:del>
      <w:customXmlDelRangeStart w:id="429" w:author="Antoni Luque Santolaria" w:date="2021-12-21T12:19:00Z"/>
      <w:sdt>
        <w:sdtPr>
          <w:tag w:val="goog_rdk_48"/>
          <w:id w:val="-1113132621"/>
        </w:sdtPr>
        <w:sdtEndPr/>
        <w:sdtContent>
          <w:customXmlDelRangeEnd w:id="429"/>
          <w:del w:id="430" w:author="Antoni Luque Santolaria" w:date="2021-12-21T12:19:00Z">
            <w:r w:rsidDel="004C4EDB">
              <w:delText>0</w:delText>
            </w:r>
          </w:del>
          <w:customXmlDelRangeStart w:id="431" w:author="Antoni Luque Santolaria" w:date="2021-12-21T12:19:00Z"/>
        </w:sdtContent>
      </w:sdt>
      <w:customXmlDelRangeEnd w:id="431"/>
      <w:del w:id="432" w:author="Antoni Luque Santolaria" w:date="2021-12-21T12:19:00Z">
        <w:r w:rsidDel="004C4EDB">
          <w:delText>-fold cross-validation (Pedregosa et al. 2011).</w:delText>
        </w:r>
      </w:del>
      <w:ins w:id="433" w:author="Antoni Luque Santolaria" w:date="2021-12-21T12:20:00Z">
        <w:r w:rsidR="004C4EDB">
          <w:t>.</w:t>
        </w:r>
      </w:ins>
      <w:ins w:id="434" w:author="Antoni Luque Santolaria" w:date="2021-12-21T12:21:00Z">
        <w:r w:rsidR="004C4EDB">
          <w:t xml:space="preserve"> The four distributions were combined and normalized to obtain </w:t>
        </w:r>
      </w:ins>
      <w:ins w:id="435" w:author="Antoni Luque Santolaria" w:date="2021-12-21T12:24:00Z">
        <w:r w:rsidR="00095DF1">
          <w:t>a single</w:t>
        </w:r>
      </w:ins>
      <w:ins w:id="436" w:author="Antoni Luque Santolaria" w:date="2021-12-21T12:21:00Z">
        <w:r w:rsidR="004C4EDB">
          <w:t xml:space="preserve"> probability density function </w:t>
        </w:r>
      </w:ins>
      <w:ins w:id="437" w:author="Antoni Luque Santolaria" w:date="2021-12-21T12:24:00Z">
        <w:r w:rsidR="00095DF1">
          <w:t>of tailed phage</w:t>
        </w:r>
      </w:ins>
      <w:ins w:id="438" w:author="Antoni Luque Santolaria" w:date="2021-12-21T12:21:00Z">
        <w:r w:rsidR="004C4EDB">
          <w:t xml:space="preserve"> genome lengths</w:t>
        </w:r>
      </w:ins>
      <w:ins w:id="439" w:author="Antoni Luque Santolaria" w:date="2021-12-21T12:10:00Z">
        <w:r w:rsidR="007B667C">
          <w:t>.</w:t>
        </w:r>
        <w:r w:rsidR="007B667C" w:rsidDel="007B667C">
          <w:t xml:space="preserve"> </w:t>
        </w:r>
      </w:ins>
      <w:del w:id="440" w:author="Antoni Luque Santolaria" w:date="2021-12-21T12:10:00Z">
        <w:r w:rsidDel="007B667C">
          <w:delText xml:space="preserve"> </w:delText>
        </w:r>
      </w:del>
      <w:customXmlDelRangeStart w:id="441" w:author="Antoni Luque Santolaria" w:date="2021-12-21T12:10:00Z"/>
      <w:sdt>
        <w:sdtPr>
          <w:tag w:val="goog_rdk_49"/>
          <w:id w:val="-784655315"/>
        </w:sdtPr>
        <w:sdtEndPr/>
        <w:sdtContent>
          <w:customXmlDelRangeEnd w:id="441"/>
          <w:ins w:id="442" w:author="Diana Lee" w:date="2021-12-14T21:25:00Z">
            <w:del w:id="443" w:author="Antoni Luque Santolaria" w:date="2021-12-21T12:10:00Z">
              <w:r w:rsidDel="007B667C">
                <w:delText xml:space="preserve">A kernel density estimate was created for each group, then normalized across the space based on the percent of structures in each group and combined to form one kernel distribution. </w:delText>
              </w:r>
            </w:del>
          </w:ins>
          <w:customXmlDelRangeStart w:id="444" w:author="Antoni Luque Santolaria" w:date="2021-12-21T12:10:00Z"/>
        </w:sdtContent>
      </w:sdt>
      <w:customXmlDelRangeEnd w:id="444"/>
      <w:r>
        <w:t>The peaks of the distribution were obtained</w:t>
      </w:r>
      <w:r>
        <w:rPr>
          <w:color w:val="000000"/>
        </w:rPr>
        <w:t xml:space="preserve"> using the find peaks function from the SciPy signal package for Python (Virtanen et al. 2020).</w:t>
      </w:r>
    </w:p>
    <w:p w14:paraId="00000026" w14:textId="73A08A63" w:rsidR="00EC67FD" w:rsidRDefault="00CA29A5">
      <w:pPr>
        <w:spacing w:before="280" w:after="280" w:line="480" w:lineRule="auto"/>
      </w:pPr>
      <w:ins w:id="445" w:author="Antoni Luque Santolaria" w:date="2021-12-21T13:46:00Z">
        <w:r>
          <w:rPr>
            <w:color w:val="000000"/>
          </w:rPr>
          <w:t xml:space="preserve">The library containing </w:t>
        </w:r>
        <w:proofErr w:type="gramStart"/>
        <w:r w:rsidR="00A31ADB">
          <w:rPr>
            <w:color w:val="000000"/>
          </w:rPr>
          <w:t>MCPs</w:t>
        </w:r>
        <w:proofErr w:type="gramEnd"/>
        <w:r w:rsidR="00A31ADB">
          <w:rPr>
            <w:color w:val="000000"/>
          </w:rPr>
          <w:t xml:space="preserve"> </w:t>
        </w:r>
      </w:ins>
      <w:ins w:id="446" w:author="Antoni Luque Santolaria" w:date="2021-12-21T13:47:00Z">
        <w:r w:rsidR="00A31ADB">
          <w:rPr>
            <w:color w:val="000000"/>
          </w:rPr>
          <w:t>and the associated T-numbers (MCP/T library) was built as follows</w:t>
        </w:r>
      </w:ins>
      <w:ins w:id="447" w:author="Antoni Luque Santolaria" w:date="2021-12-21T13:48:00Z">
        <w:r w:rsidR="00A31ADB">
          <w:rPr>
            <w:color w:val="000000"/>
          </w:rPr>
          <w:t xml:space="preserve"> (Figure 2b)</w:t>
        </w:r>
      </w:ins>
      <w:ins w:id="448" w:author="Antoni Luque Santolaria" w:date="2021-12-21T13:47:00Z">
        <w:r w:rsidR="00A31ADB">
          <w:rPr>
            <w:color w:val="000000"/>
          </w:rPr>
          <w:t xml:space="preserve">. </w:t>
        </w:r>
      </w:ins>
      <w:del w:id="449" w:author="Antoni Luque Santolaria" w:date="2021-12-21T13:46:00Z">
        <w:r w:rsidR="00386A43" w:rsidDel="00CA29A5">
          <w:rPr>
            <w:color w:val="000000"/>
          </w:rPr>
          <w:delText xml:space="preserve"> </w:delText>
        </w:r>
      </w:del>
      <w:ins w:id="450" w:author="Antoni Luque Santolaria" w:date="2021-12-21T13:42:00Z">
        <w:r>
          <w:t xml:space="preserve">For the 31 MCPs found in the high-resolution capsid database, the T-number used in the library was the one associated </w:t>
        </w:r>
      </w:ins>
      <w:ins w:id="451" w:author="Antoni Luque Santolaria" w:date="2021-12-21T13:43:00Z">
        <w:r>
          <w:t>with the 3D</w:t>
        </w:r>
      </w:ins>
      <w:ins w:id="452" w:author="Antoni Luque Santolaria" w:date="2021-12-21T13:42:00Z">
        <w:r>
          <w:t xml:space="preserve"> capsid architecture. For the rest of the isolated tailed phage genomes, </w:t>
        </w:r>
        <w:r>
          <w:rPr>
            <w:color w:val="000000"/>
          </w:rPr>
          <w:t>t</w:t>
        </w:r>
      </w:ins>
      <w:del w:id="453" w:author="Antoni Luque Santolaria" w:date="2021-12-21T13:42:00Z">
        <w:r w:rsidR="00386A43" w:rsidDel="00CA29A5">
          <w:rPr>
            <w:color w:val="000000"/>
          </w:rPr>
          <w:delText>T</w:delText>
        </w:r>
      </w:del>
      <w:r w:rsidR="00386A43">
        <w:rPr>
          <w:color w:val="000000"/>
        </w:rPr>
        <w:t xml:space="preserve">he </w:t>
      </w:r>
      <w:del w:id="454" w:author="Antoni Luque Santolaria" w:date="2021-12-21T13:43:00Z">
        <w:r w:rsidR="00386A43" w:rsidDel="00CA29A5">
          <w:delText xml:space="preserve">G2T model was applied to obtain the most likely </w:delText>
        </w:r>
      </w:del>
      <w:r w:rsidR="00386A43">
        <w:t xml:space="preserve">T-number </w:t>
      </w:r>
      <w:ins w:id="455" w:author="Antoni Luque Santolaria" w:date="2021-12-21T13:43:00Z">
        <w:r>
          <w:t>was predicted applying th</w:t>
        </w:r>
      </w:ins>
      <w:ins w:id="456" w:author="Antoni Luque Santolaria" w:date="2021-12-21T13:44:00Z">
        <w:r>
          <w:t>e G2T model to the</w:t>
        </w:r>
      </w:ins>
      <w:del w:id="457" w:author="Antoni Luque Santolaria" w:date="2021-12-21T13:43:00Z">
        <w:r w:rsidR="00386A43" w:rsidDel="00CA29A5">
          <w:delText>associated with a</w:delText>
        </w:r>
      </w:del>
      <w:r w:rsidR="00386A43">
        <w:t xml:space="preserve"> genome length</w:t>
      </w:r>
      <w:del w:id="458" w:author="Antoni Luque Santolaria" w:date="2021-12-21T13:42:00Z">
        <w:r w:rsidR="00386A43" w:rsidDel="00CA29A5">
          <w:delText>, and to generate the MCP/T library (Figure 2b)</w:delText>
        </w:r>
      </w:del>
      <w:r w:rsidR="00386A43">
        <w:t>.</w:t>
      </w:r>
      <w:ins w:id="459" w:author="Antoni Luque Santolaria" w:date="2021-12-21T13:44:00Z">
        <w:r>
          <w:t xml:space="preserve"> </w:t>
        </w:r>
      </w:ins>
      <w:moveToRangeStart w:id="460" w:author="Antoni Luque Santolaria" w:date="2021-12-21T13:44:00Z" w:name="move90986699"/>
      <w:moveTo w:id="461" w:author="Antoni Luque Santolaria" w:date="2021-12-21T13:44:00Z">
        <w:r>
          <w:t>If the predicted T-number fell within the ranges of one or several overlapping T-numbers regions, the T-number selected was closest to the mean predicted T-number</w:t>
        </w:r>
      </w:moveTo>
      <w:ins w:id="462" w:author="Antoni Luque Santolaria" w:date="2021-12-21T13:44:00Z">
        <w:r>
          <w:t>, and</w:t>
        </w:r>
      </w:ins>
      <w:moveTo w:id="463" w:author="Antoni Luque Santolaria" w:date="2021-12-21T13:44:00Z">
        <w:del w:id="464" w:author="Antoni Luque Santolaria" w:date="2021-12-21T13:44:00Z">
          <w:r w:rsidDel="00CA29A5">
            <w:delText>.</w:delText>
          </w:r>
        </w:del>
        <w:r>
          <w:t xml:space="preserve"> </w:t>
        </w:r>
      </w:moveTo>
      <w:ins w:id="465" w:author="Antoni Luque Santolaria" w:date="2021-12-21T13:44:00Z">
        <w:r>
          <w:t>t</w:t>
        </w:r>
      </w:ins>
      <w:moveTo w:id="466" w:author="Antoni Luque Santolaria" w:date="2021-12-21T13:44:00Z">
        <w:del w:id="467" w:author="Antoni Luque Santolaria" w:date="2021-12-21T13:44:00Z">
          <w:r w:rsidDel="00CA29A5">
            <w:delText>T</w:delText>
          </w:r>
        </w:del>
        <w:r>
          <w:t xml:space="preserve">he alternative </w:t>
        </w:r>
        <w:r>
          <w:lastRenderedPageBreak/>
          <w:t>T-numbers were tallied. For T-numbers associated with multiple lattices (for example, T=12 trihexagonal versus T=12 hexagonal), each architecture was considered as a potential structure.</w:t>
        </w:r>
      </w:moveTo>
      <w:moveToRangeEnd w:id="460"/>
      <w:ins w:id="468" w:author="Antoni Luque Santolaria" w:date="2021-12-21T13:40:00Z">
        <w:r w:rsidR="006F630E">
          <w:t xml:space="preserve"> </w:t>
        </w:r>
      </w:ins>
      <w:ins w:id="469" w:author="Antoni Luque Santolaria" w:date="2021-12-21T13:45:00Z">
        <w:r>
          <w:t xml:space="preserve">If the predicted T-number was not within the error margin of a valid icosahedral T-number, </w:t>
        </w:r>
      </w:ins>
      <w:del w:id="470" w:author="Antoni Luque Santolaria" w:date="2021-12-21T13:39:00Z">
        <w:r w:rsidR="00386A43" w:rsidDel="006F630E">
          <w:delText xml:space="preserve"> </w:delText>
        </w:r>
      </w:del>
      <w:ins w:id="471" w:author="Antoni Luque Santolaria" w:date="2021-12-21T13:45:00Z">
        <w:r>
          <w:t>t</w:t>
        </w:r>
      </w:ins>
      <w:del w:id="472" w:author="Antoni Luque Santolaria" w:date="2021-12-21T13:45:00Z">
        <w:r w:rsidR="00386A43" w:rsidDel="00CA29A5">
          <w:delText>T</w:delText>
        </w:r>
      </w:del>
      <w:r w:rsidR="00386A43">
        <w:t>he architecture</w:t>
      </w:r>
      <w:del w:id="473" w:author="Antoni Luque Santolaria" w:date="2021-12-21T13:45:00Z">
        <w:r w:rsidR="00386A43" w:rsidDel="00CA29A5">
          <w:delText>s</w:delText>
        </w:r>
      </w:del>
      <w:r w:rsidR="00386A43">
        <w:t xml:space="preserve"> </w:t>
      </w:r>
      <w:del w:id="474" w:author="Antoni Luque Santolaria" w:date="2021-12-21T13:45:00Z">
        <w:r w:rsidR="00386A43" w:rsidDel="00CA29A5">
          <w:delText xml:space="preserve">were </w:delText>
        </w:r>
      </w:del>
      <w:ins w:id="475" w:author="Antoni Luque Santolaria" w:date="2021-12-21T13:45:00Z">
        <w:r>
          <w:t xml:space="preserve">was </w:t>
        </w:r>
      </w:ins>
      <w:r w:rsidR="00386A43">
        <w:t>categorized as “elongated</w:t>
      </w:r>
      <w:ins w:id="476" w:author="Antoni Luque Santolaria" w:date="2021-12-21T13:45:00Z">
        <w:r>
          <w:t>.</w:t>
        </w:r>
      </w:ins>
      <w:r w:rsidR="00386A43">
        <w:t>”</w:t>
      </w:r>
      <w:del w:id="477" w:author="Antoni Luque Santolaria" w:date="2021-12-21T13:45:00Z">
        <w:r w:rsidR="00386A43" w:rsidDel="00CA29A5">
          <w:delText xml:space="preserve"> if the predicted T-number was not within the error margin of a valid icosahedral T-number.</w:delText>
        </w:r>
      </w:del>
      <w:ins w:id="478" w:author="Antoni Luque Santolaria" w:date="2021-12-21T13:48:00Z">
        <w:r w:rsidR="00A31ADB" w:rsidDel="00A31ADB">
          <w:t xml:space="preserve"> </w:t>
        </w:r>
      </w:ins>
      <w:del w:id="479" w:author="Antoni Luque Santolaria" w:date="2021-12-21T13:48:00Z">
        <w:r w:rsidR="00386A43" w:rsidDel="00A31ADB">
          <w:delText xml:space="preserve"> </w:delText>
        </w:r>
      </w:del>
      <w:moveFromRangeStart w:id="480" w:author="Antoni Luque Santolaria" w:date="2021-12-21T13:44:00Z" w:name="move90986699"/>
      <w:moveFrom w:id="481" w:author="Antoni Luque Santolaria" w:date="2021-12-21T13:44:00Z">
        <w:del w:id="482" w:author="Antoni Luque Santolaria" w:date="2021-12-21T13:48:00Z">
          <w:r w:rsidR="00386A43" w:rsidDel="00A31ADB">
            <w:delText>If the predicted T-number fell within the ranges of one or several overlapping T-numbers regions, the T-number selected was closest to the mean predicted T-number. The alternative T-numbers were tallied. For T-numbers associated with multiple lattices (for example, T=12 trihexagonal versus T=12 hexagonal), each architecture was considered as a potential structure.</w:delText>
          </w:r>
        </w:del>
        <w:ins w:id="483" w:author="Diana Lee" w:date="2021-12-17T13:54:00Z">
          <w:del w:id="484" w:author="Antoni Luque Santolaria" w:date="2021-12-21T13:48:00Z">
            <w:r w:rsidR="003635FC" w:rsidDel="00A31ADB">
              <w:delText xml:space="preserve"> </w:delText>
            </w:r>
          </w:del>
        </w:ins>
      </w:moveFrom>
      <w:moveFromRangeStart w:id="485" w:author="Antoni Luque Santolaria" w:date="2021-12-21T12:26:00Z" w:name="move90982011"/>
      <w:moveFromRangeEnd w:id="480"/>
      <w:moveFrom w:id="486" w:author="Antoni Luque Santolaria" w:date="2021-12-21T12:26:00Z">
        <w:ins w:id="487" w:author="Diana Lee" w:date="2021-12-17T13:54:00Z">
          <w:r w:rsidR="003635FC" w:rsidDel="00CD692E">
            <w:t>No predictions were made for T-numbers 1, 1.33, 3, 25.33, 28, 33.33, 36, 37, 37.33, and 39.</w:t>
          </w:r>
        </w:ins>
      </w:moveFrom>
      <w:moveFromRangeEnd w:id="485"/>
    </w:p>
    <w:p w14:paraId="00000027" w14:textId="77777777" w:rsidR="00EC67FD" w:rsidRDefault="00386A43">
      <w:pPr>
        <w:spacing w:before="280" w:after="280" w:line="480" w:lineRule="auto"/>
      </w:pPr>
      <w:r>
        <w:rPr>
          <w:b/>
        </w:rPr>
        <w:t xml:space="preserve">MCP-to-capsid model based on similarity (proximity matrix): MCP2C-PM. </w:t>
      </w:r>
      <w:r>
        <w:t xml:space="preserve">Protein-protein sequence similarities were obtained for the MCPs in the library using NCBI </w:t>
      </w:r>
      <w:proofErr w:type="spellStart"/>
      <w:r>
        <w:t>blastp</w:t>
      </w:r>
      <w:proofErr w:type="spellEnd"/>
      <w:r>
        <w:t xml:space="preserve"> (Madden 2013), applying the default algorithm parameters except for the e-value threshold, which was chosen to be 0.001 to increase the quality and decrease the effects of randomness for the matches. In any instance where </w:t>
      </w:r>
      <w:proofErr w:type="spellStart"/>
      <w:r>
        <w:t>blastp</w:t>
      </w:r>
      <w:proofErr w:type="spellEnd"/>
      <w:r>
        <w:t xml:space="preserve"> returned more than one score for any pair of phages, the higher similarity score was chosen for the pair. In the MCP/T library, 80% of the data was selected randomly as the training set and the remaining 20% was used as the test dataset (80/20 split). For statistical robustness, 1000 different 80/20 training and test splits were generated. For each major capsid protein sequence in the test set, the T-number predicted corresponded to the T-number associated with the most similar major capsid protein sequence in the training set (proximity matrix). A prediction was considered correct if the T-number predicted coincided with the T-number associated with the major capsid protein in the MCP/T library. The model accuracy was defined as the fraction of correct predictions in the full test dataset. The accuracy was investigated as a function of different minimum similarity thresholds, from 0% to 100% similarity in increments of 10%. In each case, the fraction of predicted architectures was tallied.</w:t>
      </w:r>
    </w:p>
    <w:p w14:paraId="00000028" w14:textId="6B96D8A0" w:rsidR="00EC67FD" w:rsidRPr="007E6EDA" w:rsidRDefault="00386A43">
      <w:pPr>
        <w:spacing w:before="280" w:after="280" w:line="480" w:lineRule="auto"/>
      </w:pPr>
      <w:del w:id="488" w:author="Antoni Luque Santolaria" w:date="2021-12-21T21:59:00Z">
        <w:r w:rsidDel="00524091">
          <w:delText xml:space="preserve"> </w:delText>
        </w:r>
      </w:del>
      <w:ins w:id="489" w:author="Antoni Luque Santolaria" w:date="2021-12-21T16:07:00Z">
        <w:r w:rsidR="007E6EDA">
          <w:rPr>
            <w:i/>
            <w:iCs/>
          </w:rPr>
          <w:t xml:space="preserve">MCP phylogenetic tree. </w:t>
        </w:r>
      </w:ins>
      <w:ins w:id="490" w:author="Antoni Luque Santolaria" w:date="2021-12-21T16:08:00Z">
        <w:r w:rsidR="007E6EDA">
          <w:t xml:space="preserve">The protein sequences of the MCPs in the MCP/T library were aligned using the </w:t>
        </w:r>
        <w:proofErr w:type="spellStart"/>
        <w:r w:rsidR="007E6EDA">
          <w:t>Clustal</w:t>
        </w:r>
        <w:proofErr w:type="spellEnd"/>
        <w:r w:rsidR="007E6EDA">
          <w:t xml:space="preserve"> Omega webserver</w:t>
        </w:r>
      </w:ins>
      <w:ins w:id="491" w:author="Antoni Luque Santolaria" w:date="2021-12-21T16:09:00Z">
        <w:r w:rsidR="007E6EDA">
          <w:t xml:space="preserve"> (default settings)</w:t>
        </w:r>
      </w:ins>
      <w:ins w:id="492" w:author="Antoni Luque Santolaria" w:date="2021-12-21T16:08:00Z">
        <w:r w:rsidR="007E6EDA">
          <w:t xml:space="preserve"> at </w:t>
        </w:r>
        <w:r w:rsidR="007E6EDA" w:rsidRPr="007844C7">
          <w:t>https://www.ebi.ac.uk/Tools/msa/clustalo/</w:t>
        </w:r>
        <w:r w:rsidR="007E6EDA">
          <w:t xml:space="preserve"> (Sievers et al. 2011). The resulting phylogenetic tree</w:t>
        </w:r>
      </w:ins>
      <w:ins w:id="493" w:author="Antoni Luque Santolaria" w:date="2021-12-21T16:14:00Z">
        <w:r w:rsidR="006E4FE8">
          <w:t xml:space="preserve"> </w:t>
        </w:r>
        <w:r w:rsidR="006E4FE8">
          <w:lastRenderedPageBreak/>
          <w:t>(</w:t>
        </w:r>
      </w:ins>
      <w:proofErr w:type="spellStart"/>
      <w:ins w:id="494" w:author="Antoni Luque Santolaria" w:date="2021-12-21T16:08:00Z">
        <w:r w:rsidR="007E6EDA">
          <w:t>ClustalW</w:t>
        </w:r>
        <w:proofErr w:type="spellEnd"/>
        <w:r w:rsidR="007E6EDA">
          <w:t xml:space="preserve"> format</w:t>
        </w:r>
      </w:ins>
      <w:ins w:id="495" w:author="Antoni Luque Santolaria" w:date="2021-12-21T16:14:00Z">
        <w:r w:rsidR="006E4FE8">
          <w:t>)</w:t>
        </w:r>
      </w:ins>
      <w:ins w:id="496" w:author="Antoni Luque Santolaria" w:date="2021-12-21T16:08:00Z">
        <w:r w:rsidR="007E6EDA">
          <w:t xml:space="preserve"> was </w:t>
        </w:r>
      </w:ins>
      <w:ins w:id="497" w:author="Antoni Luque Santolaria" w:date="2021-12-21T16:14:00Z">
        <w:r w:rsidR="006E4FE8">
          <w:t xml:space="preserve">visualized and </w:t>
        </w:r>
      </w:ins>
      <w:ins w:id="498" w:author="Antoni Luque Santolaria" w:date="2021-12-21T22:05:00Z">
        <w:r w:rsidR="00A203F3">
          <w:t>analyzed</w:t>
        </w:r>
      </w:ins>
      <w:ins w:id="499" w:author="Antoni Luque Santolaria" w:date="2021-12-21T16:14:00Z">
        <w:r w:rsidR="006E4FE8">
          <w:t xml:space="preserve"> using the</w:t>
        </w:r>
      </w:ins>
      <w:ins w:id="500" w:author="Antoni Luque Santolaria" w:date="2021-12-21T16:08:00Z">
        <w:r w:rsidR="007E6EDA">
          <w:t xml:space="preserve"> </w:t>
        </w:r>
        <w:r w:rsidR="007E6EDA" w:rsidRPr="005E457D">
          <w:t xml:space="preserve">Interactive Tree </w:t>
        </w:r>
      </w:ins>
      <w:ins w:id="501" w:author="Antoni Luque Santolaria" w:date="2021-12-22T03:39:00Z">
        <w:r w:rsidR="00BB7EA8">
          <w:t>o</w:t>
        </w:r>
      </w:ins>
      <w:ins w:id="502" w:author="Antoni Luque Santolaria" w:date="2021-12-21T16:08:00Z">
        <w:r w:rsidR="007E6EDA" w:rsidRPr="005E457D">
          <w:t>f Life</w:t>
        </w:r>
        <w:r w:rsidR="007E6EDA">
          <w:t xml:space="preserve"> (</w:t>
        </w:r>
        <w:proofErr w:type="spellStart"/>
        <w:r w:rsidR="007E6EDA">
          <w:t>iToL</w:t>
        </w:r>
        <w:proofErr w:type="spellEnd"/>
        <w:r w:rsidR="007E6EDA">
          <w:t xml:space="preserve">) webserver at </w:t>
        </w:r>
        <w:r w:rsidR="007E6EDA" w:rsidRPr="005E457D">
          <w:t>https://itol.embl.de</w:t>
        </w:r>
        <w:r w:rsidR="007E6EDA">
          <w:t xml:space="preserve"> (</w:t>
        </w:r>
        <w:proofErr w:type="spellStart"/>
        <w:r w:rsidR="007E6EDA">
          <w:t>Letunic</w:t>
        </w:r>
        <w:proofErr w:type="spellEnd"/>
        <w:r w:rsidR="007E6EDA">
          <w:t xml:space="preserve"> and Bork, 2021). </w:t>
        </w:r>
      </w:ins>
      <w:ins w:id="503" w:author="Antoni Luque Santolaria" w:date="2021-12-21T22:06:00Z">
        <w:r w:rsidR="00A203F3">
          <w:t>Each MCP in the tree included</w:t>
        </w:r>
      </w:ins>
      <w:ins w:id="504" w:author="Antoni Luque Santolaria" w:date="2021-12-21T16:16:00Z">
        <w:r w:rsidR="006E4FE8">
          <w:t xml:space="preserve"> </w:t>
        </w:r>
      </w:ins>
      <w:ins w:id="505" w:author="Antoni Luque Santolaria" w:date="2021-12-21T16:15:00Z">
        <w:r w:rsidR="006E4FE8">
          <w:t xml:space="preserve">the </w:t>
        </w:r>
      </w:ins>
      <w:ins w:id="506" w:author="Antoni Luque Santolaria" w:date="2021-12-21T16:18:00Z">
        <w:r w:rsidR="009A3C1E">
          <w:t xml:space="preserve">associated </w:t>
        </w:r>
      </w:ins>
      <w:ins w:id="507" w:author="Antoni Luque Santolaria" w:date="2021-12-21T16:15:00Z">
        <w:r w:rsidR="006E4FE8">
          <w:t>phage</w:t>
        </w:r>
      </w:ins>
      <w:ins w:id="508" w:author="Antoni Luque Santolaria" w:date="2021-12-21T16:08:00Z">
        <w:r w:rsidR="007E6EDA">
          <w:t xml:space="preserve"> genome length </w:t>
        </w:r>
      </w:ins>
      <w:ins w:id="509" w:author="Antoni Luque Santolaria" w:date="2021-12-21T16:16:00Z">
        <w:r w:rsidR="006E4FE8">
          <w:t>(</w:t>
        </w:r>
      </w:ins>
      <w:ins w:id="510" w:author="Antoni Luque Santolaria" w:date="2021-12-21T16:08:00Z">
        <w:r w:rsidR="007E6EDA">
          <w:t>using the log-linear transformation G</w:t>
        </w:r>
        <w:r w:rsidR="007E6EDA" w:rsidRPr="008149D8">
          <w:rPr>
            <w:vertAlign w:val="subscript"/>
          </w:rPr>
          <w:t>t</w:t>
        </w:r>
        <w:r w:rsidR="007E6EDA">
          <w:t xml:space="preserve"> = log</w:t>
        </w:r>
        <w:r w:rsidR="007E6EDA" w:rsidRPr="008149D8">
          <w:rPr>
            <w:vertAlign w:val="subscript"/>
          </w:rPr>
          <w:t>10</w:t>
        </w:r>
        <w:r w:rsidR="007E6EDA">
          <w:t>(</w:t>
        </w:r>
      </w:ins>
      <w:ins w:id="511" w:author="Antoni Luque Santolaria" w:date="2021-12-21T16:18:00Z">
        <w:r w:rsidR="009A3C1E">
          <w:t>genome length in kbp</w:t>
        </w:r>
      </w:ins>
      <w:ins w:id="512" w:author="Antoni Luque Santolaria" w:date="2021-12-21T16:08:00Z">
        <w:r w:rsidR="007E6EDA">
          <w:t>)-3</w:t>
        </w:r>
      </w:ins>
      <w:ins w:id="513" w:author="Antoni Luque Santolaria" w:date="2021-12-21T16:19:00Z">
        <w:r w:rsidR="009A3C1E">
          <w:t>)</w:t>
        </w:r>
      </w:ins>
      <w:ins w:id="514" w:author="Antoni Luque Santolaria" w:date="2021-12-21T16:20:00Z">
        <w:r w:rsidR="009A3C1E">
          <w:t xml:space="preserve"> and the capsid architecture predicted by the G2T model.</w:t>
        </w:r>
        <w:r w:rsidR="000B2488">
          <w:t xml:space="preserve"> </w:t>
        </w:r>
      </w:ins>
      <w:ins w:id="515" w:author="Antoni Luque Santolaria" w:date="2021-12-21T22:07:00Z">
        <w:r w:rsidR="00A203F3">
          <w:t>C</w:t>
        </w:r>
      </w:ins>
      <w:ins w:id="516" w:author="Antoni Luque Santolaria" w:date="2021-12-21T16:21:00Z">
        <w:r w:rsidR="000B2488">
          <w:t>lades displaying common properties</w:t>
        </w:r>
      </w:ins>
      <w:ins w:id="517" w:author="Antoni Luque Santolaria" w:date="2021-12-21T22:07:00Z">
        <w:r w:rsidR="00A203F3">
          <w:t xml:space="preserve"> were identified qualitatively from the tree internal structure and phage phenotypic data</w:t>
        </w:r>
      </w:ins>
      <w:ins w:id="518" w:author="Antoni Luque Santolaria" w:date="2021-12-21T16:21:00Z">
        <w:r w:rsidR="000B2488">
          <w:t>.</w:t>
        </w:r>
      </w:ins>
    </w:p>
    <w:p w14:paraId="00000029" w14:textId="1F353814" w:rsidR="00EC67FD" w:rsidRDefault="00386A43">
      <w:pPr>
        <w:spacing w:before="280" w:after="280" w:line="480" w:lineRule="auto"/>
      </w:pPr>
      <w:r>
        <w:rPr>
          <w:b/>
        </w:rPr>
        <w:t xml:space="preserve">MCP-to-capsid model based on random forest: MCP2C-RF. </w:t>
      </w:r>
      <w:r>
        <w:t>The similarity model introduced above has two important limitations. First, the method cannot predict the capsid architecture for major capsid proteins that have no similarity in the MCP/T library.</w:t>
      </w:r>
      <w:ins w:id="519" w:author="Antoni Luque Santolaria" w:date="2021-12-21T22:08:00Z">
        <w:r w:rsidR="008B7492">
          <w:t xml:space="preserve"> This is a bottleneck for environmental analysis because</w:t>
        </w:r>
      </w:ins>
      <w:r>
        <w:t xml:space="preserve"> </w:t>
      </w:r>
      <w:ins w:id="520" w:author="Antoni Luque Santolaria" w:date="2021-12-21T22:08:00Z">
        <w:r w:rsidR="008B7492">
          <w:t>m</w:t>
        </w:r>
      </w:ins>
      <w:del w:id="521" w:author="Antoni Luque Santolaria" w:date="2021-12-21T22:08:00Z">
        <w:r w:rsidDel="008B7492">
          <w:delText>M</w:delText>
        </w:r>
      </w:del>
      <w:r>
        <w:t xml:space="preserve">ost </w:t>
      </w:r>
      <w:ins w:id="522" w:author="Antoni Luque Santolaria" w:date="2021-12-21T22:09:00Z">
        <w:r w:rsidR="008B7492">
          <w:t xml:space="preserve">uncultured </w:t>
        </w:r>
      </w:ins>
      <w:r>
        <w:t xml:space="preserve">tailed phage genes </w:t>
      </w:r>
      <w:del w:id="523" w:author="Antoni Luque Santolaria" w:date="2021-12-21T22:09:00Z">
        <w:r w:rsidDel="008B7492">
          <w:delText xml:space="preserve">identified environmentally </w:delText>
        </w:r>
      </w:del>
      <w:r>
        <w:t xml:space="preserve">have </w:t>
      </w:r>
      <w:ins w:id="524" w:author="Antoni Luque Santolaria" w:date="2021-12-21T22:09:00Z">
        <w:r w:rsidR="008B7492">
          <w:t>little</w:t>
        </w:r>
      </w:ins>
      <w:del w:id="525" w:author="Antoni Luque Santolaria" w:date="2021-12-21T22:09:00Z">
        <w:r w:rsidDel="008B7492">
          <w:delText>no apparent</w:delText>
        </w:r>
      </w:del>
      <w:r>
        <w:t xml:space="preserve"> similarity to genes in public databases (Krishnamurthy and Wang D, 2017)</w:t>
      </w:r>
      <w:r>
        <w:rPr>
          <w:color w:val="000000"/>
        </w:rPr>
        <w:t>.</w:t>
      </w:r>
      <w:r>
        <w:t xml:space="preserve"> Second, the matrix similarity is a computational search method of quadratic order, </w:t>
      </w:r>
      <w:r>
        <w:rPr>
          <w:i/>
        </w:rPr>
        <w:t>O(n</w:t>
      </w:r>
      <w:r>
        <w:rPr>
          <w:i/>
          <w:vertAlign w:val="subscript"/>
        </w:rPr>
        <w:t>lib</w:t>
      </w:r>
      <w:r>
        <w:rPr>
          <w:i/>
          <w:vertAlign w:val="superscript"/>
        </w:rPr>
        <w:t>2</w:t>
      </w:r>
      <w:r>
        <w:rPr>
          <w:i/>
        </w:rPr>
        <w:t>)</w:t>
      </w:r>
      <w:r>
        <w:t xml:space="preserve">, which limits the scalability of the model when increasing the size of the training library, </w:t>
      </w:r>
      <w:proofErr w:type="spellStart"/>
      <w:r>
        <w:rPr>
          <w:i/>
        </w:rPr>
        <w:t>n</w:t>
      </w:r>
      <w:r>
        <w:rPr>
          <w:i/>
          <w:vertAlign w:val="subscript"/>
        </w:rPr>
        <w:t>lib</w:t>
      </w:r>
      <w:proofErr w:type="spellEnd"/>
      <w:r>
        <w:t>. To circumvent these foreseeable challenges when characterizing environmental data, an alternative machine learning method was investigated and compared. The approach chosen was random forest because it offers a rapid learning process when the training sets are small with respect to the dimensionality of data, and the cost of prediction is independent of the training data set’s size (James et al. 2013)</w:t>
      </w:r>
      <w:r>
        <w:rPr>
          <w:color w:val="000000"/>
        </w:rPr>
        <w:t>.</w:t>
      </w:r>
    </w:p>
    <w:p w14:paraId="0000002A" w14:textId="3E48BB74" w:rsidR="00EC67FD" w:rsidRPr="00B27479" w:rsidRDefault="00386A43">
      <w:pPr>
        <w:spacing w:before="280" w:after="280" w:line="480" w:lineRule="auto"/>
        <w:rPr>
          <w:bCs/>
        </w:rPr>
      </w:pPr>
      <w:r>
        <w:t>Random</w:t>
      </w:r>
      <w:ins w:id="526" w:author="Antoni Luque Santolaria" w:date="2021-12-21T22:10:00Z">
        <w:r w:rsidR="008B7492">
          <w:t xml:space="preserve"> forest regression</w:t>
        </w:r>
      </w:ins>
      <w:del w:id="527" w:author="Antoni Luque Santolaria" w:date="2021-12-21T22:10:00Z">
        <w:r w:rsidDel="008B7492">
          <w:delText xml:space="preserve"> </w:delText>
        </w:r>
      </w:del>
      <w:customXmlDelRangeStart w:id="528" w:author="Antoni Luque Santolaria" w:date="2021-12-21T22:10:00Z"/>
      <w:sdt>
        <w:sdtPr>
          <w:tag w:val="goog_rdk_50"/>
          <w:id w:val="642934874"/>
        </w:sdtPr>
        <w:sdtEndPr/>
        <w:sdtContent>
          <w:customXmlDelRangeEnd w:id="528"/>
          <w:ins w:id="529" w:author="Microsoft Office User" w:date="2021-12-01T10:49:00Z">
            <w:del w:id="530" w:author="Antoni Luque Santolaria" w:date="2021-12-21T22:10:00Z">
              <w:r w:rsidDel="008B7492">
                <w:delText>f</w:delText>
              </w:r>
            </w:del>
          </w:ins>
          <w:customXmlDelRangeStart w:id="531" w:author="Antoni Luque Santolaria" w:date="2021-12-21T22:10:00Z"/>
        </w:sdtContent>
      </w:sdt>
      <w:customXmlDelRangeEnd w:id="531"/>
      <w:customXmlDelRangeStart w:id="532" w:author="Antoni Luque Santolaria" w:date="2021-12-21T22:10:00Z"/>
      <w:sdt>
        <w:sdtPr>
          <w:tag w:val="goog_rdk_51"/>
          <w:id w:val="-1517694516"/>
        </w:sdtPr>
        <w:sdtEndPr/>
        <w:sdtContent>
          <w:customXmlDelRangeEnd w:id="532"/>
          <w:del w:id="533" w:author="Antoni Luque Santolaria" w:date="2021-12-21T22:10:00Z">
            <w:r w:rsidDel="008B7492">
              <w:delText>F</w:delText>
            </w:r>
          </w:del>
          <w:customXmlDelRangeStart w:id="534" w:author="Antoni Luque Santolaria" w:date="2021-12-21T22:10:00Z"/>
        </w:sdtContent>
      </w:sdt>
      <w:customXmlDelRangeEnd w:id="534"/>
      <w:del w:id="535" w:author="Antoni Luque Santolaria" w:date="2021-12-21T22:10:00Z">
        <w:r w:rsidDel="008B7492">
          <w:delText>orest</w:delText>
        </w:r>
      </w:del>
      <w:customXmlDelRangeStart w:id="536" w:author="Antoni Luque Santolaria" w:date="2021-12-21T22:10:00Z"/>
      <w:sdt>
        <w:sdtPr>
          <w:tag w:val="goog_rdk_52"/>
          <w:id w:val="-424881523"/>
        </w:sdtPr>
        <w:sdtEndPr/>
        <w:sdtContent>
          <w:customXmlDelRangeEnd w:id="536"/>
          <w:ins w:id="537" w:author="Microsoft Office User" w:date="2021-12-01T10:49:00Z">
            <w:del w:id="538" w:author="Antoni Luque Santolaria" w:date="2021-12-21T22:10:00Z">
              <w:r w:rsidDel="008B7492">
                <w:delText xml:space="preserve"> regression</w:delText>
              </w:r>
            </w:del>
          </w:ins>
          <w:customXmlDelRangeStart w:id="539" w:author="Antoni Luque Santolaria" w:date="2021-12-21T22:10:00Z"/>
        </w:sdtContent>
      </w:sdt>
      <w:customXmlDelRangeEnd w:id="539"/>
      <w:r>
        <w:t xml:space="preserve"> is an ensemble statistical learning algorithm that generates multiple decision trees using a collection of</w:t>
      </w:r>
      <w:ins w:id="540" w:author="Antoni Luque Santolaria" w:date="2021-12-21T22:10:00Z">
        <w:r w:rsidR="008B7492">
          <w:t xml:space="preserve"> input</w:t>
        </w:r>
      </w:ins>
      <w:del w:id="541" w:author="Antoni Luque Santolaria" w:date="2021-12-21T22:10:00Z">
        <w:r w:rsidDel="008B7492">
          <w:delText xml:space="preserve"> </w:delText>
        </w:r>
      </w:del>
      <w:customXmlDelRangeStart w:id="542" w:author="Antoni Luque Santolaria" w:date="2021-12-21T22:10:00Z"/>
      <w:sdt>
        <w:sdtPr>
          <w:tag w:val="goog_rdk_53"/>
          <w:id w:val="-503966269"/>
        </w:sdtPr>
        <w:sdtEndPr/>
        <w:sdtContent>
          <w:customXmlDelRangeEnd w:id="542"/>
          <w:ins w:id="543" w:author="Microsoft Office User" w:date="2021-12-01T10:47:00Z">
            <w:del w:id="544" w:author="Antoni Luque Santolaria" w:date="2021-12-21T22:10:00Z">
              <w:r w:rsidDel="008B7492">
                <w:delText>input</w:delText>
              </w:r>
            </w:del>
            <w:r>
              <w:t xml:space="preserve"> </w:t>
            </w:r>
          </w:ins>
          <w:customXmlDelRangeStart w:id="545" w:author="Antoni Luque Santolaria" w:date="2021-12-21T22:10:00Z"/>
        </w:sdtContent>
      </w:sdt>
      <w:customXmlDelRangeEnd w:id="545"/>
      <w:r>
        <w:t>features as</w:t>
      </w:r>
      <w:ins w:id="546" w:author="Antoni Luque Santolaria" w:date="2021-12-21T22:10:00Z">
        <w:r w:rsidR="008B7492">
          <w:t xml:space="preserve"> nodes </w:t>
        </w:r>
      </w:ins>
      <w:del w:id="547" w:author="Antoni Luque Santolaria" w:date="2021-12-21T22:10:00Z">
        <w:r w:rsidDel="008B7492">
          <w:delText xml:space="preserve"> </w:delText>
        </w:r>
      </w:del>
      <w:customXmlDelRangeStart w:id="548" w:author="Antoni Luque Santolaria" w:date="2021-12-21T22:10:00Z"/>
      <w:sdt>
        <w:sdtPr>
          <w:tag w:val="goog_rdk_54"/>
          <w:id w:val="630215003"/>
        </w:sdtPr>
        <w:sdtEndPr/>
        <w:sdtContent>
          <w:customXmlDelRangeEnd w:id="548"/>
          <w:del w:id="549" w:author="Antoni Luque Santolaria" w:date="2021-12-21T22:10:00Z">
            <w:r w:rsidDel="008B7492">
              <w:delText xml:space="preserve">inputs </w:delText>
            </w:r>
          </w:del>
          <w:customXmlDelRangeStart w:id="550" w:author="Antoni Luque Santolaria" w:date="2021-12-21T22:10:00Z"/>
        </w:sdtContent>
      </w:sdt>
      <w:customXmlDelRangeEnd w:id="550"/>
      <w:customXmlDelRangeStart w:id="551" w:author="Antoni Luque Santolaria" w:date="2021-12-21T22:10:00Z"/>
      <w:sdt>
        <w:sdtPr>
          <w:tag w:val="goog_rdk_55"/>
          <w:id w:val="1726955152"/>
        </w:sdtPr>
        <w:sdtEndPr/>
        <w:sdtContent>
          <w:customXmlDelRangeEnd w:id="551"/>
          <w:ins w:id="552" w:author="Microsoft Office User" w:date="2021-12-01T10:47:00Z">
            <w:del w:id="553" w:author="Antoni Luque Santolaria" w:date="2021-12-21T22:10:00Z">
              <w:r w:rsidDel="008B7492">
                <w:delText xml:space="preserve">nodes </w:delText>
              </w:r>
            </w:del>
          </w:ins>
          <w:customXmlDelRangeStart w:id="554" w:author="Antoni Luque Santolaria" w:date="2021-12-21T22:10:00Z"/>
        </w:sdtContent>
      </w:sdt>
      <w:customXmlDelRangeEnd w:id="554"/>
      <w:r>
        <w:t>and</w:t>
      </w:r>
      <w:ins w:id="555" w:author="Antoni Luque Santolaria" w:date="2021-12-21T22:10:00Z">
        <w:r w:rsidR="005A4B2F">
          <w:t xml:space="preserve"> the value of the dependent variable (output) at the end of the node</w:t>
        </w:r>
      </w:ins>
      <w:del w:id="556" w:author="Antoni Luque Santolaria" w:date="2021-12-21T22:10:00Z">
        <w:r w:rsidDel="005A4B2F">
          <w:delText xml:space="preserve"> </w:delText>
        </w:r>
      </w:del>
      <w:customXmlDelRangeStart w:id="557" w:author="Antoni Luque Santolaria" w:date="2021-12-21T22:10:00Z"/>
      <w:sdt>
        <w:sdtPr>
          <w:tag w:val="goog_rdk_56"/>
          <w:id w:val="1832874403"/>
        </w:sdtPr>
        <w:sdtEndPr/>
        <w:sdtContent>
          <w:customXmlDelRangeEnd w:id="557"/>
          <w:ins w:id="558" w:author="Microsoft Office User" w:date="2021-12-01T10:50:00Z">
            <w:del w:id="559" w:author="Antoni Luque Santolaria" w:date="2021-12-21T22:10:00Z">
              <w:r w:rsidDel="005A4B2F">
                <w:delText>the value of the dependent variable (</w:delText>
              </w:r>
            </w:del>
          </w:ins>
          <w:customXmlDelRangeStart w:id="560" w:author="Antoni Luque Santolaria" w:date="2021-12-21T22:10:00Z"/>
        </w:sdtContent>
      </w:sdt>
      <w:customXmlDelRangeEnd w:id="560"/>
      <w:del w:id="561" w:author="Antoni Luque Santolaria" w:date="2021-12-21T22:10:00Z">
        <w:r w:rsidDel="005A4B2F">
          <w:delText>output</w:delText>
        </w:r>
      </w:del>
      <w:customXmlDelRangeStart w:id="562" w:author="Antoni Luque Santolaria" w:date="2021-12-21T22:10:00Z"/>
      <w:sdt>
        <w:sdtPr>
          <w:tag w:val="goog_rdk_57"/>
          <w:id w:val="-422724899"/>
        </w:sdtPr>
        <w:sdtEndPr/>
        <w:sdtContent>
          <w:customXmlDelRangeEnd w:id="562"/>
          <w:ins w:id="563" w:author="Microsoft Office User" w:date="2021-12-01T10:50:00Z">
            <w:del w:id="564" w:author="Antoni Luque Santolaria" w:date="2021-12-21T22:10:00Z">
              <w:r w:rsidDel="005A4B2F">
                <w:delText>)</w:delText>
              </w:r>
            </w:del>
          </w:ins>
          <w:customXmlDelRangeStart w:id="565" w:author="Antoni Luque Santolaria" w:date="2021-12-21T22:10:00Z"/>
        </w:sdtContent>
      </w:sdt>
      <w:customXmlDelRangeEnd w:id="565"/>
      <w:del w:id="566" w:author="Antoni Luque Santolaria" w:date="2021-12-21T22:10:00Z">
        <w:r w:rsidDel="005A4B2F">
          <w:delText xml:space="preserve"> </w:delText>
        </w:r>
      </w:del>
      <w:customXmlDelRangeStart w:id="567" w:author="Antoni Luque Santolaria" w:date="2021-12-21T22:10:00Z"/>
      <w:sdt>
        <w:sdtPr>
          <w:tag w:val="goog_rdk_58"/>
          <w:id w:val="46891340"/>
        </w:sdtPr>
        <w:sdtEndPr/>
        <w:sdtContent>
          <w:customXmlDelRangeEnd w:id="567"/>
          <w:ins w:id="568" w:author="Microsoft Office User" w:date="2021-12-01T10:51:00Z">
            <w:del w:id="569" w:author="Antoni Luque Santolaria" w:date="2021-12-21T22:10:00Z">
              <w:r w:rsidDel="005A4B2F">
                <w:delText>at the end of the leaf node</w:delText>
              </w:r>
            </w:del>
          </w:ins>
          <w:customXmlDelRangeStart w:id="570" w:author="Antoni Luque Santolaria" w:date="2021-12-21T22:10:00Z"/>
        </w:sdtContent>
      </w:sdt>
      <w:customXmlDelRangeEnd w:id="570"/>
      <w:customXmlDelRangeStart w:id="571" w:author="Antoni Luque Santolaria" w:date="2021-12-21T22:10:00Z"/>
      <w:sdt>
        <w:sdtPr>
          <w:tag w:val="goog_rdk_59"/>
          <w:id w:val="-1593614843"/>
        </w:sdtPr>
        <w:sdtEndPr/>
        <w:sdtContent>
          <w:customXmlDelRangeEnd w:id="571"/>
          <w:del w:id="572" w:author="Antoni Luque Santolaria" w:date="2021-12-21T22:10:00Z">
            <w:r w:rsidDel="005A4B2F">
              <w:delText>labeled values (regression)</w:delText>
            </w:r>
          </w:del>
          <w:customXmlDelRangeStart w:id="573" w:author="Antoni Luque Santolaria" w:date="2021-12-21T22:10:00Z"/>
        </w:sdtContent>
      </w:sdt>
      <w:customXmlDelRangeEnd w:id="573"/>
      <w:r>
        <w:t xml:space="preserve">. To create each of these decision trees, </w:t>
      </w:r>
      <w:r>
        <w:rPr>
          <w:i/>
        </w:rPr>
        <w:t>m</w:t>
      </w:r>
      <w:r>
        <w:t xml:space="preserve"> random observations and </w:t>
      </w:r>
      <w:r>
        <w:rPr>
          <w:i/>
        </w:rPr>
        <w:t>f</w:t>
      </w:r>
      <w:r>
        <w:t xml:space="preserve"> random features are selected from the original data and the corresponding labels used as targets. A final sorting decision is made based on the trees formed by the training </w:t>
      </w:r>
      <w:r>
        <w:lastRenderedPageBreak/>
        <w:t xml:space="preserve">data and can then be used to generate a proposed label for each test data point. (Ho 1995, </w:t>
      </w:r>
      <w:proofErr w:type="spellStart"/>
      <w:r>
        <w:t>Breiman</w:t>
      </w:r>
      <w:proofErr w:type="spellEnd"/>
      <w:r>
        <w:t xml:space="preserve"> 2001). A total of 22 MCP </w:t>
      </w:r>
      <w:sdt>
        <w:sdtPr>
          <w:tag w:val="goog_rdk_60"/>
          <w:id w:val="790329565"/>
        </w:sdtPr>
        <w:sdtEndPr/>
        <w:sdtContent>
          <w:del w:id="574" w:author="Microsoft Office User" w:date="2021-12-01T10:59:00Z">
            <w:r>
              <w:delText xml:space="preserve">amino-amino acid </w:delText>
            </w:r>
          </w:del>
        </w:sdtContent>
      </w:sdt>
      <w:r>
        <w:t xml:space="preserve">features were used to train the random forest model: protein sequence length, </w:t>
      </w:r>
      <w:sdt>
        <w:sdtPr>
          <w:tag w:val="goog_rdk_61"/>
          <w:id w:val="487682217"/>
        </w:sdtPr>
        <w:sdtEndPr/>
        <w:sdtContent>
          <w:del w:id="575" w:author="Microsoft Office User" w:date="2021-12-01T11:00:00Z">
            <w:r>
              <w:delText xml:space="preserve">amino-acid composition (frequency of each amino acid in the sequence), and </w:delText>
            </w:r>
          </w:del>
        </w:sdtContent>
      </w:sdt>
      <w:r>
        <w:t>the protein’s isoelectric point</w:t>
      </w:r>
      <w:ins w:id="576" w:author="Antoni Luque Santolaria" w:date="2021-12-21T22:11:00Z">
        <w:r w:rsidR="005E75D6">
          <w:t xml:space="preserve">, and the frequency of each amino acid in the MCP sequence (20 features referred to as the amino acid composition). The isoelectric point was </w:t>
        </w:r>
      </w:ins>
      <w:customXmlDelRangeStart w:id="577" w:author="Antoni Luque Santolaria" w:date="2021-12-21T22:11:00Z"/>
      <w:sdt>
        <w:sdtPr>
          <w:tag w:val="goog_rdk_62"/>
          <w:id w:val="1891453594"/>
        </w:sdtPr>
        <w:sdtEndPr/>
        <w:sdtContent>
          <w:customXmlDelRangeEnd w:id="577"/>
          <w:ins w:id="578" w:author="Microsoft Office User" w:date="2021-12-01T11:00:00Z">
            <w:del w:id="579" w:author="Antoni Luque Santolaria" w:date="2021-12-21T22:11:00Z">
              <w:r w:rsidDel="005E75D6">
                <w:delText>, and the frequency of each amino in the MCP sequence (20 features referred to as the amino acid composition).</w:delText>
              </w:r>
            </w:del>
          </w:ins>
          <w:customXmlDelRangeStart w:id="580" w:author="Antoni Luque Santolaria" w:date="2021-12-21T22:11:00Z"/>
        </w:sdtContent>
      </w:sdt>
      <w:customXmlDelRangeEnd w:id="580"/>
      <w:customXmlDelRangeStart w:id="581" w:author="Antoni Luque Santolaria" w:date="2021-12-21T22:11:00Z"/>
      <w:sdt>
        <w:sdtPr>
          <w:tag w:val="goog_rdk_63"/>
          <w:id w:val="1477336874"/>
        </w:sdtPr>
        <w:sdtEndPr/>
        <w:sdtContent>
          <w:customXmlDelRangeEnd w:id="581"/>
          <w:del w:id="582" w:author="Antoni Luque Santolaria" w:date="2021-12-21T22:11:00Z">
            <w:r w:rsidDel="005E75D6">
              <w:delText xml:space="preserve"> as</w:delText>
            </w:r>
          </w:del>
          <w:customXmlDelRangeStart w:id="583" w:author="Antoni Luque Santolaria" w:date="2021-12-21T22:11:00Z"/>
        </w:sdtContent>
      </w:sdt>
      <w:customXmlDelRangeEnd w:id="583"/>
      <w:del w:id="584" w:author="Antoni Luque Santolaria" w:date="2021-12-21T22:11:00Z">
        <w:r w:rsidDel="005E75D6">
          <w:delText xml:space="preserve"> </w:delText>
        </w:r>
      </w:del>
      <w:customXmlDelRangeStart w:id="585" w:author="Antoni Luque Santolaria" w:date="2021-12-21T22:11:00Z"/>
      <w:sdt>
        <w:sdtPr>
          <w:tag w:val="goog_rdk_64"/>
          <w:id w:val="931473810"/>
        </w:sdtPr>
        <w:sdtEndPr/>
        <w:sdtContent>
          <w:customXmlDelRangeEnd w:id="585"/>
          <w:ins w:id="586" w:author="Microsoft Office User" w:date="2021-12-01T11:02:00Z">
            <w:del w:id="587" w:author="Antoni Luque Santolaria" w:date="2021-12-21T22:11:00Z">
              <w:r w:rsidDel="005E75D6">
                <w:delText xml:space="preserve">The isoelectric point was </w:delText>
              </w:r>
            </w:del>
          </w:ins>
          <w:customXmlDelRangeStart w:id="588" w:author="Antoni Luque Santolaria" w:date="2021-12-21T22:11:00Z"/>
        </w:sdtContent>
      </w:sdt>
      <w:customXmlDelRangeEnd w:id="588"/>
      <w:r>
        <w:t>calculated</w:t>
      </w:r>
      <w:ins w:id="589" w:author="Antoni Luque Santolaria" w:date="2021-12-21T22:12:00Z">
        <w:r w:rsidR="005E75D6">
          <w:t xml:space="preserve"> using </w:t>
        </w:r>
        <w:proofErr w:type="spellStart"/>
        <w:r w:rsidR="005E75D6">
          <w:t>Biopython’s</w:t>
        </w:r>
        <w:proofErr w:type="spellEnd"/>
        <w:r w:rsidR="005E75D6">
          <w:t xml:space="preserve"> sequence utility package (Cock et al, 2009</w:t>
        </w:r>
      </w:ins>
      <w:customXmlDelRangeStart w:id="590" w:author="Antoni Luque Santolaria" w:date="2021-12-21T22:12:00Z"/>
      <w:sdt>
        <w:sdtPr>
          <w:tag w:val="goog_rdk_65"/>
          <w:id w:val="680701219"/>
        </w:sdtPr>
        <w:sdtEndPr/>
        <w:sdtContent>
          <w:customXmlDelRangeEnd w:id="590"/>
          <w:del w:id="591" w:author="Antoni Luque Santolaria" w:date="2021-12-21T22:12:00Z">
            <w:r w:rsidDel="005E75D6">
              <w:delText xml:space="preserve"> via web server at isoelectric.org (Kozlowski, 2016)</w:delText>
            </w:r>
          </w:del>
          <w:customXmlDelRangeStart w:id="592" w:author="Antoni Luque Santolaria" w:date="2021-12-21T22:12:00Z"/>
        </w:sdtContent>
      </w:sdt>
      <w:customXmlDelRangeEnd w:id="592"/>
      <w:customXmlDelRangeStart w:id="593" w:author="Antoni Luque Santolaria" w:date="2021-12-21T22:12:00Z"/>
      <w:sdt>
        <w:sdtPr>
          <w:tag w:val="goog_rdk_66"/>
          <w:id w:val="-2104404634"/>
        </w:sdtPr>
        <w:sdtEndPr/>
        <w:sdtContent>
          <w:customXmlDelRangeEnd w:id="593"/>
          <w:ins w:id="594" w:author="Diana Lee" w:date="2021-12-14T21:27:00Z">
            <w:del w:id="595" w:author="Antoni Luque Santolaria" w:date="2021-12-21T22:12:00Z">
              <w:r w:rsidDel="005E75D6">
                <w:delText xml:space="preserve"> using Biopython’s sequence utility package (Cock et al, 2009)</w:delText>
              </w:r>
            </w:del>
          </w:ins>
          <w:customXmlDelRangeStart w:id="596" w:author="Antoni Luque Santolaria" w:date="2021-12-21T22:12:00Z"/>
        </w:sdtContent>
      </w:sdt>
      <w:customXmlDelRangeEnd w:id="596"/>
      <w:r>
        <w:t>. These</w:t>
      </w:r>
      <w:ins w:id="597" w:author="Antoni Luque Santolaria" w:date="2021-12-21T22:11:00Z">
        <w:r w:rsidR="005E75D6">
          <w:t xml:space="preserve"> protein</w:t>
        </w:r>
      </w:ins>
      <w:ins w:id="598" w:author="Antoni Luque Santolaria" w:date="2021-12-21T22:12:00Z">
        <w:r w:rsidR="005E75D6">
          <w:t xml:space="preserve"> </w:t>
        </w:r>
      </w:ins>
      <w:customXmlDelRangeStart w:id="599" w:author="Antoni Luque Santolaria" w:date="2021-12-21T22:12:00Z"/>
      <w:sdt>
        <w:sdtPr>
          <w:tag w:val="goog_rdk_67"/>
          <w:id w:val="-1898277480"/>
        </w:sdtPr>
        <w:sdtEndPr/>
        <w:sdtContent>
          <w:customXmlDelRangeEnd w:id="599"/>
          <w:ins w:id="600" w:author="Microsoft Office User" w:date="2021-12-01T11:02:00Z">
            <w:del w:id="601" w:author="Antoni Luque Santolaria" w:date="2021-12-21T22:12:00Z">
              <w:r w:rsidDel="005E75D6">
                <w:delText xml:space="preserve"> protein</w:delText>
              </w:r>
            </w:del>
          </w:ins>
          <w:customXmlDelRangeStart w:id="602" w:author="Antoni Luque Santolaria" w:date="2021-12-21T22:12:00Z"/>
        </w:sdtContent>
      </w:sdt>
      <w:customXmlDelRangeEnd w:id="602"/>
      <w:del w:id="603" w:author="Antoni Luque Santolaria" w:date="2021-12-21T22:12:00Z">
        <w:r w:rsidDel="005E75D6">
          <w:delText xml:space="preserve"> </w:delText>
        </w:r>
      </w:del>
      <w:r>
        <w:t>features have been previously used to identify functions of viral proteins efficiently in machine learning approaches (</w:t>
      </w:r>
      <w:proofErr w:type="spellStart"/>
      <w:r>
        <w:t>Seguritan</w:t>
      </w:r>
      <w:proofErr w:type="spellEnd"/>
      <w:r>
        <w:t xml:space="preserve"> et al. 2012, </w:t>
      </w:r>
      <w:proofErr w:type="spellStart"/>
      <w:r>
        <w:t>Cantú</w:t>
      </w:r>
      <w:proofErr w:type="spellEnd"/>
      <w:r>
        <w:t xml:space="preserve"> et al. 2020). The T-number associated</w:t>
      </w:r>
      <w:ins w:id="604" w:author="Antoni Luque Santolaria" w:date="2021-12-21T22:12:00Z">
        <w:r w:rsidR="005E75D6">
          <w:t xml:space="preserve"> with</w:t>
        </w:r>
      </w:ins>
      <w:del w:id="605" w:author="Antoni Luque Santolaria" w:date="2021-12-21T22:12:00Z">
        <w:r w:rsidDel="005E75D6">
          <w:delText xml:space="preserve"> </w:delText>
        </w:r>
      </w:del>
      <w:customXmlDelRangeStart w:id="606" w:author="Antoni Luque Santolaria" w:date="2021-12-21T22:12:00Z"/>
      <w:sdt>
        <w:sdtPr>
          <w:tag w:val="goog_rdk_68"/>
          <w:id w:val="1515574077"/>
        </w:sdtPr>
        <w:sdtEndPr/>
        <w:sdtContent>
          <w:customXmlDelRangeEnd w:id="606"/>
          <w:ins w:id="607" w:author="Diana Lee" w:date="2021-12-14T21:31:00Z">
            <w:del w:id="608" w:author="Antoni Luque Santolaria" w:date="2021-12-21T22:12:00Z">
              <w:r w:rsidDel="005E75D6">
                <w:delText>with</w:delText>
              </w:r>
            </w:del>
          </w:ins>
          <w:customXmlDelRangeStart w:id="609" w:author="Antoni Luque Santolaria" w:date="2021-12-21T22:12:00Z"/>
        </w:sdtContent>
      </w:sdt>
      <w:customXmlDelRangeEnd w:id="609"/>
      <w:sdt>
        <w:sdtPr>
          <w:tag w:val="goog_rdk_69"/>
          <w:id w:val="940489545"/>
        </w:sdtPr>
        <w:sdtEndPr/>
        <w:sdtContent>
          <w:del w:id="610" w:author="Diana Lee" w:date="2021-12-14T21:31:00Z">
            <w:r>
              <w:delText>to</w:delText>
            </w:r>
          </w:del>
        </w:sdtContent>
      </w:sdt>
      <w:r>
        <w:t xml:space="preserve"> each major capsid protein in the MCP/T library was used as the label for the random forest classification.</w:t>
      </w:r>
      <w:ins w:id="611" w:author="Antoni Luque Santolaria" w:date="2021-12-21T13:37:00Z">
        <w:r w:rsidR="006F630E">
          <w:t xml:space="preserve"> T-numbers that were overlapping based on the confidence interval of the G2T model</w:t>
        </w:r>
      </w:ins>
      <w:ins w:id="612" w:author="Antoni Luque Santolaria" w:date="2021-12-21T13:49:00Z">
        <w:r w:rsidR="00EE1E92">
          <w:t xml:space="preserve"> were combined in</w:t>
        </w:r>
      </w:ins>
      <w:ins w:id="613" w:author="Antoni Luque Santolaria" w:date="2021-12-21T13:50:00Z">
        <w:r w:rsidR="00EE1E92">
          <w:t xml:space="preserve"> single classes. </w:t>
        </w:r>
      </w:ins>
      <w:ins w:id="614" w:author="Antoni Luque Santolaria" w:date="2021-12-21T13:51:00Z">
        <w:r w:rsidR="00EE1E92">
          <w:t>Due to the small density of large genomes, architectures T ≥ 25 were grop</w:t>
        </w:r>
      </w:ins>
      <w:ins w:id="615" w:author="Antoni Luque Santolaria" w:date="2021-12-21T13:52:00Z">
        <w:r w:rsidR="00EE1E92">
          <w:t>ed as a single class.</w:t>
        </w:r>
      </w:ins>
      <w:del w:id="616" w:author="Antoni Luque Santolaria" w:date="2021-12-21T13:52:00Z">
        <w:r w:rsidDel="00EE1E92">
          <w:delText xml:space="preserve"> </w:delText>
        </w:r>
      </w:del>
      <w:customXmlDelRangeStart w:id="617" w:author="Antoni Luque Santolaria" w:date="2021-12-21T13:52:00Z"/>
      <w:sdt>
        <w:sdtPr>
          <w:tag w:val="goog_rdk_70"/>
          <w:id w:val="1028919350"/>
        </w:sdtPr>
        <w:sdtEndPr/>
        <w:sdtContent>
          <w:customXmlDelRangeEnd w:id="617"/>
          <w:ins w:id="618" w:author="Diana Lee" w:date="2021-12-15T09:29:00Z">
            <w:del w:id="619" w:author="Antoni Luque Santolaria" w:date="2021-12-21T13:52:00Z">
              <w:r w:rsidDel="00EE1E92">
                <w:delText>Overlapping T-numbers were assigned a single label.</w:delText>
              </w:r>
            </w:del>
            <w:r>
              <w:t xml:space="preserve"> </w:t>
            </w:r>
          </w:ins>
          <w:customXmlDelRangeStart w:id="620" w:author="Antoni Luque Santolaria" w:date="2021-12-21T13:52:00Z"/>
        </w:sdtContent>
      </w:sdt>
      <w:customXmlDelRangeEnd w:id="620"/>
      <w:r>
        <w:t>An 80/20 training/test split was applied to the library to test the random forest model</w:t>
      </w:r>
      <w:ins w:id="621" w:author="Antoni Luque Santolaria" w:date="2021-12-21T22:13:00Z">
        <w:r w:rsidR="005E75D6">
          <w:t xml:space="preserve">. The random forest parameters were optimized for accuracy using Scikit’s </w:t>
        </w:r>
        <w:proofErr w:type="spellStart"/>
        <w:r w:rsidR="005E75D6">
          <w:t>GridSearchCV</w:t>
        </w:r>
        <w:proofErr w:type="spellEnd"/>
        <w:r w:rsidR="005E75D6">
          <w:t xml:space="preserve"> function (</w:t>
        </w:r>
        <w:proofErr w:type="spellStart"/>
        <w:r w:rsidR="005E75D6">
          <w:t>Pedregosa</w:t>
        </w:r>
        <w:proofErr w:type="spellEnd"/>
        <w:r w:rsidR="005E75D6">
          <w:t xml:space="preserve"> et al. 2011) using 80% of the library. The top 10 estimators were run 100 times each to verify the aggregate highest average accuracy. This led to a maximum number of 4 features per tree, 250 estimators, a max depth of 20, 1 minimum sample in a leaf, and a minimum sample split of 46, with data bootstrapping, and using a balanced weight distribution. To ensure statistical robustness, the random forest model was then tested selecting 1000 different randomly generated training datasets from the MCP/T library. </w:t>
        </w:r>
      </w:ins>
      <w:del w:id="622" w:author="Antoni Luque Santolaria" w:date="2021-12-21T22:13:00Z">
        <w:r w:rsidDel="005E75D6">
          <w:delText xml:space="preserve">. </w:delText>
        </w:r>
      </w:del>
      <w:customXmlDelRangeStart w:id="623" w:author="Antoni Luque Santolaria" w:date="2021-12-21T22:13:00Z"/>
      <w:sdt>
        <w:sdtPr>
          <w:tag w:val="goog_rdk_71"/>
          <w:id w:val="1165828995"/>
        </w:sdtPr>
        <w:sdtEndPr/>
        <w:sdtContent>
          <w:customXmlDelRangeEnd w:id="623"/>
          <w:ins w:id="624" w:author="Diana Lee" w:date="2021-12-14T21:31:00Z">
            <w:del w:id="625" w:author="Antoni Luque Santolaria" w:date="2021-12-21T22:13:00Z">
              <w:r w:rsidDel="005E75D6">
                <w:delText xml:space="preserve">The random forest parameters were optimized for accuracy using Scikit’s GridSearchCV function (Pedregosa et al. 2011) using 80% of the library. The top 10 estimators were run 100 times each to verify the aggregate highest average accuracy. This led to a maximum number of 4 features per tree, 250 estimators, a max depth of 20, 1 minimum sample in a leaf, and a minimum sample split of 46, with data bootstrapping, and using a balanced weight distribution. To ensure statistical robustness, the random forest model was then tested selecting 1000 different randomly generated training datasets from the MCP/T library. </w:delText>
              </w:r>
            </w:del>
          </w:ins>
          <w:customXmlDelRangeStart w:id="626" w:author="Antoni Luque Santolaria" w:date="2021-12-21T22:13:00Z"/>
        </w:sdtContent>
      </w:sdt>
      <w:customXmlDelRangeEnd w:id="626"/>
      <w:r>
        <w:t xml:space="preserve">Given a major capsid protein sequence, a predicted capsid architecture was considered correct if the predicted T-number was within the margin of error </w:t>
      </w:r>
      <w:sdt>
        <w:sdtPr>
          <w:tag w:val="goog_rdk_72"/>
          <w:id w:val="-1493863991"/>
        </w:sdtPr>
        <w:sdtEndPr/>
        <w:sdtContent>
          <w:ins w:id="627" w:author="Diana Lee" w:date="2021-12-15T09:22:00Z">
            <w:r>
              <w:t xml:space="preserve">(9%) </w:t>
            </w:r>
          </w:ins>
        </w:sdtContent>
      </w:sdt>
      <w:r>
        <w:t xml:space="preserve">expected associated with the T-number in the MCP/T library. The number of correctly predicted phages was tallied and used to calculate a percentage accuracy for that test set. </w:t>
      </w:r>
      <w:sdt>
        <w:sdtPr>
          <w:tag w:val="goog_rdk_73"/>
          <w:id w:val="2053414250"/>
        </w:sdtPr>
        <w:sdtEndPr/>
        <w:sdtContent>
          <w:del w:id="628" w:author="Diana Lee" w:date="2021-12-14T21:27:00Z">
            <w:r>
              <w:delText>The random forest parameters were optimized for accuracy using Scikit’s GridSearchCV function (Pedregosa et al. 2011). 80% of the library was used. The top 10 estimators were run 100 times each to verify the aggregate highest average accuracy. This led to a maximum number of 4 features per tree, 1,00</w:delText>
            </w:r>
          </w:del>
        </w:sdtContent>
      </w:sdt>
      <w:sdt>
        <w:sdtPr>
          <w:tag w:val="goog_rdk_74"/>
          <w:id w:val="435255785"/>
        </w:sdtPr>
        <w:sdtEndPr/>
        <w:sdtContent>
          <w:customXmlInsRangeStart w:id="629" w:author="Diana Lee" w:date="2021-12-14T21:27:00Z"/>
          <w:sdt>
            <w:sdtPr>
              <w:tag w:val="goog_rdk_75"/>
              <w:id w:val="1041866929"/>
            </w:sdtPr>
            <w:sdtEndPr/>
            <w:sdtContent>
              <w:customXmlInsRangeEnd w:id="629"/>
              <w:ins w:id="630" w:author="Diana Lee" w:date="2021-12-14T21:27:00Z">
                <w:del w:id="631" w:author="Diana Lee" w:date="2021-12-14T21:27:00Z">
                  <w:r>
                    <w:delText>25</w:delText>
                  </w:r>
                </w:del>
              </w:ins>
              <w:customXmlInsRangeStart w:id="632" w:author="Diana Lee" w:date="2021-12-14T21:27:00Z"/>
            </w:sdtContent>
          </w:sdt>
          <w:customXmlInsRangeEnd w:id="632"/>
        </w:sdtContent>
      </w:sdt>
      <w:sdt>
        <w:sdtPr>
          <w:tag w:val="goog_rdk_76"/>
          <w:id w:val="1245847349"/>
        </w:sdtPr>
        <w:sdtEndPr/>
        <w:sdtContent>
          <w:del w:id="633" w:author="Diana Lee" w:date="2021-12-14T21:27:00Z">
            <w:r>
              <w:delText xml:space="preserve">0 estimators, a max depth of 20, 1 minimum sample in a leaf, and a minimum sample split of </w:delText>
            </w:r>
          </w:del>
        </w:sdtContent>
      </w:sdt>
      <w:sdt>
        <w:sdtPr>
          <w:tag w:val="goog_rdk_77"/>
          <w:id w:val="-477383729"/>
        </w:sdtPr>
        <w:sdtEndPr/>
        <w:sdtContent>
          <w:customXmlInsRangeStart w:id="634" w:author="Diana Lee" w:date="2021-12-14T21:28:00Z"/>
          <w:sdt>
            <w:sdtPr>
              <w:tag w:val="goog_rdk_78"/>
              <w:id w:val="-1969893697"/>
            </w:sdtPr>
            <w:sdtEndPr/>
            <w:sdtContent>
              <w:customXmlInsRangeEnd w:id="634"/>
              <w:ins w:id="635" w:author="Diana Lee" w:date="2021-12-14T21:28:00Z">
                <w:del w:id="636" w:author="Diana Lee" w:date="2021-12-14T21:27:00Z">
                  <w:r>
                    <w:delText>4</w:delText>
                  </w:r>
                </w:del>
              </w:ins>
              <w:customXmlInsRangeStart w:id="637" w:author="Diana Lee" w:date="2021-12-14T21:28:00Z"/>
            </w:sdtContent>
          </w:sdt>
          <w:customXmlInsRangeEnd w:id="637"/>
        </w:sdtContent>
      </w:sdt>
      <w:sdt>
        <w:sdtPr>
          <w:tag w:val="goog_rdk_79"/>
          <w:id w:val="-2099009185"/>
        </w:sdtPr>
        <w:sdtEndPr/>
        <w:sdtContent>
          <w:del w:id="638" w:author="Diana Lee" w:date="2021-12-14T21:27:00Z">
            <w:r>
              <w:delText xml:space="preserve">6, with data bootstrapping, and using a balanced weight distribution. To ensure statistical robustness, the random forest model was tested selecting 1000 different randomly generated training datasets from the MCP/T library. </w:delText>
            </w:r>
          </w:del>
        </w:sdtContent>
      </w:sdt>
      <w:r>
        <w:t xml:space="preserve">Both permutation and dropout analysis were performed on all features. The randomization or omission of no single feature caused deviation greater than </w:t>
      </w:r>
      <w:sdt>
        <w:sdtPr>
          <w:tag w:val="goog_rdk_80"/>
          <w:id w:val="122659910"/>
        </w:sdtPr>
        <w:sdtEndPr/>
        <w:sdtContent>
          <w:ins w:id="639" w:author="Diana Lee" w:date="2021-12-14T21:33:00Z">
            <w:r w:rsidRPr="00A2313D">
              <w:t>8</w:t>
            </w:r>
          </w:ins>
        </w:sdtContent>
      </w:sdt>
      <w:sdt>
        <w:sdtPr>
          <w:tag w:val="goog_rdk_81"/>
          <w:id w:val="1690330434"/>
        </w:sdtPr>
        <w:sdtEndPr/>
        <w:sdtContent>
          <w:del w:id="640" w:author="Diana Lee" w:date="2021-12-14T21:33:00Z">
            <w:r w:rsidRPr="00A2313D">
              <w:delText>5.5</w:delText>
            </w:r>
          </w:del>
        </w:sdtContent>
      </w:sdt>
      <w:r w:rsidRPr="00A2313D">
        <w:t>%</w:t>
      </w:r>
      <w:del w:id="641" w:author="Antoni Luque Santolaria" w:date="2021-12-22T03:01:00Z">
        <w:r w:rsidRPr="00A2313D" w:rsidDel="00000C57">
          <w:delText xml:space="preserve"> (See Supplementary Information, SI-3 for details)</w:delText>
        </w:r>
      </w:del>
      <w:r w:rsidRPr="00A2313D">
        <w:t>.</w:t>
      </w:r>
      <w:ins w:id="642" w:author="Antoni Luque Santolaria" w:date="2021-12-21T17:39:00Z">
        <w:r w:rsidR="004030C3" w:rsidRPr="00A2313D">
          <w:t xml:space="preserve"> </w:t>
        </w:r>
        <w:r w:rsidR="004030C3" w:rsidRPr="00A2313D">
          <w:rPr>
            <w:bCs/>
          </w:rPr>
          <w:t>To gain insight in the interpretation of the random forest model, the</w:t>
        </w:r>
        <w:r w:rsidR="004030C3">
          <w:rPr>
            <w:bCs/>
          </w:rPr>
          <w:t xml:space="preserve"> 22 </w:t>
        </w:r>
      </w:ins>
      <w:ins w:id="643" w:author="Antoni Luque Santolaria" w:date="2021-12-21T17:40:00Z">
        <w:r w:rsidR="004030C3">
          <w:rPr>
            <w:bCs/>
          </w:rPr>
          <w:t xml:space="preserve">features </w:t>
        </w:r>
      </w:ins>
      <w:ins w:id="644" w:author="Antoni Luque Santolaria" w:date="2021-12-21T17:39:00Z">
        <w:r w:rsidR="004030C3">
          <w:rPr>
            <w:bCs/>
          </w:rPr>
          <w:t xml:space="preserve">of the model </w:t>
        </w:r>
      </w:ins>
      <w:ins w:id="645" w:author="Antoni Luque Santolaria" w:date="2021-12-21T17:40:00Z">
        <w:r w:rsidR="004030C3">
          <w:rPr>
            <w:bCs/>
          </w:rPr>
          <w:t>were analyzed for the main clades identified in the phylogenetic analysis</w:t>
        </w:r>
      </w:ins>
      <w:ins w:id="646" w:author="Antoni Luque Santolaria" w:date="2021-12-21T23:25:00Z">
        <w:r w:rsidR="00946082">
          <w:rPr>
            <w:bCs/>
          </w:rPr>
          <w:t xml:space="preserve"> and compared to the average features in the MCP/T library. </w:t>
        </w:r>
      </w:ins>
      <w:ins w:id="647" w:author="Antoni Luque Santolaria" w:date="2021-12-21T23:26:00Z">
        <w:r w:rsidR="00946082">
          <w:rPr>
            <w:bCs/>
          </w:rPr>
          <w:t>Those features departing on average more than a standard deviation from the reference value were identified as significant.</w:t>
        </w:r>
      </w:ins>
      <w:ins w:id="648" w:author="Antoni Luque Santolaria" w:date="2021-12-21T17:39:00Z">
        <w:r w:rsidR="004030C3">
          <w:rPr>
            <w:bCs/>
          </w:rPr>
          <w:t xml:space="preserve"> </w:t>
        </w:r>
      </w:ins>
    </w:p>
    <w:p w14:paraId="0000002B" w14:textId="77777777" w:rsidR="00EC67FD" w:rsidRDefault="00386A43">
      <w:pPr>
        <w:spacing w:before="280" w:after="280" w:line="480" w:lineRule="auto"/>
      </w:pPr>
      <w:r>
        <w:t xml:space="preserve">To determine the impact of increasing the training library in the accuracy of the random forest model, the accuracy of the model was assessed for different library sizes and fitted to a mathematical model. The different sizes for the training set were defined as </w:t>
      </w:r>
      <w:proofErr w:type="spellStart"/>
      <w:r w:rsidRPr="009D70DA">
        <w:rPr>
          <w:iCs/>
          <w:rPrChange w:id="649" w:author="Antoni Luque Santolaria" w:date="2021-12-21T22:14:00Z">
            <w:rPr>
              <w:i/>
            </w:rPr>
          </w:rPrChange>
        </w:rPr>
        <w:t>n</w:t>
      </w:r>
      <w:r w:rsidRPr="009D70DA">
        <w:rPr>
          <w:iCs/>
          <w:vertAlign w:val="subscript"/>
          <w:rPrChange w:id="650" w:author="Antoni Luque Santolaria" w:date="2021-12-21T22:14:00Z">
            <w:rPr>
              <w:i/>
              <w:vertAlign w:val="subscript"/>
            </w:rPr>
          </w:rPrChange>
        </w:rPr>
        <w:t>i</w:t>
      </w:r>
      <w:proofErr w:type="spellEnd"/>
      <w:r w:rsidRPr="009D70DA">
        <w:rPr>
          <w:iCs/>
          <w:rPrChange w:id="651" w:author="Antoni Luque Santolaria" w:date="2021-12-21T22:14:00Z">
            <w:rPr>
              <w:i/>
            </w:rPr>
          </w:rPrChange>
        </w:rPr>
        <w:t xml:space="preserve"> = </w:t>
      </w:r>
      <w:proofErr w:type="spellStart"/>
      <w:r w:rsidRPr="009D70DA">
        <w:rPr>
          <w:iCs/>
          <w:rPrChange w:id="652" w:author="Antoni Luque Santolaria" w:date="2021-12-21T22:14:00Z">
            <w:rPr>
              <w:i/>
            </w:rPr>
          </w:rPrChange>
        </w:rPr>
        <w:t>n</w:t>
      </w:r>
      <w:r w:rsidRPr="009D70DA">
        <w:rPr>
          <w:iCs/>
          <w:vertAlign w:val="subscript"/>
          <w:rPrChange w:id="653" w:author="Antoni Luque Santolaria" w:date="2021-12-21T22:14:00Z">
            <w:rPr>
              <w:i/>
              <w:vertAlign w:val="subscript"/>
            </w:rPr>
          </w:rPrChange>
        </w:rPr>
        <w:t>lib</w:t>
      </w:r>
      <w:proofErr w:type="spellEnd"/>
      <w:r w:rsidRPr="009D70DA">
        <w:rPr>
          <w:iCs/>
          <w:rPrChange w:id="654" w:author="Antoni Luque Santolaria" w:date="2021-12-21T22:14:00Z">
            <w:rPr>
              <w:i/>
            </w:rPr>
          </w:rPrChange>
        </w:rPr>
        <w:t xml:space="preserve"> </w:t>
      </w:r>
      <w:proofErr w:type="spellStart"/>
      <w:r w:rsidRPr="009D70DA">
        <w:rPr>
          <w:iCs/>
          <w:rPrChange w:id="655" w:author="Antoni Luque Santolaria" w:date="2021-12-21T22:14:00Z">
            <w:rPr>
              <w:i/>
            </w:rPr>
          </w:rPrChange>
        </w:rPr>
        <w:t>i</w:t>
      </w:r>
      <w:proofErr w:type="spellEnd"/>
      <w:r w:rsidRPr="009D70DA">
        <w:rPr>
          <w:iCs/>
          <w:rPrChange w:id="656" w:author="Antoni Luque Santolaria" w:date="2021-12-21T22:14:00Z">
            <w:rPr>
              <w:i/>
            </w:rPr>
          </w:rPrChange>
        </w:rPr>
        <w:t>/</w:t>
      </w:r>
      <w:r w:rsidRPr="009D70DA">
        <w:rPr>
          <w:iCs/>
        </w:rPr>
        <w:t>20</w:t>
      </w:r>
      <w:r>
        <w:t xml:space="preserve"> for a total of twenty training sizes, </w:t>
      </w:r>
      <w:proofErr w:type="spellStart"/>
      <w:r>
        <w:rPr>
          <w:i/>
        </w:rPr>
        <w:t>i</w:t>
      </w:r>
      <w:proofErr w:type="spellEnd"/>
      <w:r>
        <w:t xml:space="preserve"> = 1 to 19. The size of the testing set was </w:t>
      </w:r>
      <w:proofErr w:type="spellStart"/>
      <w:r w:rsidRPr="009D70DA">
        <w:rPr>
          <w:iCs/>
          <w:rPrChange w:id="657" w:author="Antoni Luque Santolaria" w:date="2021-12-21T22:14:00Z">
            <w:rPr>
              <w:i/>
            </w:rPr>
          </w:rPrChange>
        </w:rPr>
        <w:t>n</w:t>
      </w:r>
      <w:r w:rsidRPr="009D70DA">
        <w:rPr>
          <w:iCs/>
          <w:vertAlign w:val="subscript"/>
          <w:rPrChange w:id="658" w:author="Antoni Luque Santolaria" w:date="2021-12-21T22:14:00Z">
            <w:rPr>
              <w:i/>
              <w:vertAlign w:val="subscript"/>
            </w:rPr>
          </w:rPrChange>
        </w:rPr>
        <w:t>lib</w:t>
      </w:r>
      <w:proofErr w:type="spellEnd"/>
      <w:r w:rsidRPr="009D70DA">
        <w:rPr>
          <w:iCs/>
          <w:rPrChange w:id="659" w:author="Antoni Luque Santolaria" w:date="2021-12-21T22:14:00Z">
            <w:rPr>
              <w:i/>
            </w:rPr>
          </w:rPrChange>
        </w:rPr>
        <w:t xml:space="preserve"> – </w:t>
      </w:r>
      <w:proofErr w:type="spellStart"/>
      <w:r w:rsidRPr="009D70DA">
        <w:rPr>
          <w:iCs/>
          <w:rPrChange w:id="660" w:author="Antoni Luque Santolaria" w:date="2021-12-21T22:14:00Z">
            <w:rPr>
              <w:i/>
            </w:rPr>
          </w:rPrChange>
        </w:rPr>
        <w:t>n</w:t>
      </w:r>
      <w:r w:rsidRPr="009D70DA">
        <w:rPr>
          <w:iCs/>
          <w:vertAlign w:val="subscript"/>
          <w:rPrChange w:id="661" w:author="Antoni Luque Santolaria" w:date="2021-12-21T22:14:00Z">
            <w:rPr>
              <w:i/>
              <w:vertAlign w:val="subscript"/>
            </w:rPr>
          </w:rPrChange>
        </w:rPr>
        <w:t>i</w:t>
      </w:r>
      <w:proofErr w:type="spellEnd"/>
      <w:r w:rsidRPr="009D70DA">
        <w:rPr>
          <w:iCs/>
          <w:rPrChange w:id="662" w:author="Antoni Luque Santolaria" w:date="2021-12-21T22:14:00Z">
            <w:rPr>
              <w:i/>
            </w:rPr>
          </w:rPrChange>
        </w:rPr>
        <w:t xml:space="preserve"> = </w:t>
      </w:r>
      <w:proofErr w:type="spellStart"/>
      <w:r w:rsidRPr="009D70DA">
        <w:rPr>
          <w:iCs/>
          <w:rPrChange w:id="663" w:author="Antoni Luque Santolaria" w:date="2021-12-21T22:14:00Z">
            <w:rPr>
              <w:i/>
            </w:rPr>
          </w:rPrChange>
        </w:rPr>
        <w:t>n</w:t>
      </w:r>
      <w:r w:rsidRPr="009D70DA">
        <w:rPr>
          <w:iCs/>
          <w:vertAlign w:val="subscript"/>
          <w:rPrChange w:id="664" w:author="Antoni Luque Santolaria" w:date="2021-12-21T22:14:00Z">
            <w:rPr>
              <w:i/>
              <w:vertAlign w:val="subscript"/>
            </w:rPr>
          </w:rPrChange>
        </w:rPr>
        <w:t>lib</w:t>
      </w:r>
      <w:proofErr w:type="spellEnd"/>
      <w:r w:rsidRPr="009D70DA">
        <w:rPr>
          <w:iCs/>
          <w:vertAlign w:val="subscript"/>
          <w:rPrChange w:id="665" w:author="Antoni Luque Santolaria" w:date="2021-12-21T22:14:00Z">
            <w:rPr>
              <w:i/>
              <w:vertAlign w:val="subscript"/>
            </w:rPr>
          </w:rPrChange>
        </w:rPr>
        <w:t xml:space="preserve"> </w:t>
      </w:r>
      <w:r w:rsidRPr="009D70DA">
        <w:rPr>
          <w:iCs/>
        </w:rPr>
        <w:t xml:space="preserve">(1– </w:t>
      </w:r>
      <w:proofErr w:type="spellStart"/>
      <w:r w:rsidRPr="009D70DA">
        <w:rPr>
          <w:iCs/>
          <w:rPrChange w:id="666" w:author="Antoni Luque Santolaria" w:date="2021-12-21T22:14:00Z">
            <w:rPr>
              <w:i/>
            </w:rPr>
          </w:rPrChange>
        </w:rPr>
        <w:t>i</w:t>
      </w:r>
      <w:proofErr w:type="spellEnd"/>
      <w:r w:rsidRPr="009D70DA">
        <w:rPr>
          <w:iCs/>
        </w:rPr>
        <w:t>/20)</w:t>
      </w:r>
      <w:r>
        <w:t>. For statistical robustness, 1000 different training sets were generated for each size</w:t>
      </w:r>
      <w:r>
        <w:rPr>
          <w:i/>
        </w:rPr>
        <w:t xml:space="preserve"> </w:t>
      </w:r>
      <w:proofErr w:type="spellStart"/>
      <w:r w:rsidRPr="009D70DA">
        <w:rPr>
          <w:iCs/>
          <w:rPrChange w:id="667" w:author="Antoni Luque Santolaria" w:date="2021-12-21T22:14:00Z">
            <w:rPr>
              <w:i/>
            </w:rPr>
          </w:rPrChange>
        </w:rPr>
        <w:t>n</w:t>
      </w:r>
      <w:r w:rsidRPr="009D70DA">
        <w:rPr>
          <w:iCs/>
          <w:vertAlign w:val="subscript"/>
          <w:rPrChange w:id="668" w:author="Antoni Luque Santolaria" w:date="2021-12-21T22:14:00Z">
            <w:rPr>
              <w:i/>
              <w:vertAlign w:val="subscript"/>
            </w:rPr>
          </w:rPrChange>
        </w:rPr>
        <w:t>i</w:t>
      </w:r>
      <w:proofErr w:type="spellEnd"/>
      <w:r>
        <w:t xml:space="preserve"> and the mean accuracy was measured in each case, </w:t>
      </w:r>
      <w:proofErr w:type="spellStart"/>
      <w:proofErr w:type="gramStart"/>
      <w:r w:rsidRPr="009D70DA">
        <w:rPr>
          <w:iCs/>
          <w:rPrChange w:id="669" w:author="Antoni Luque Santolaria" w:date="2021-12-21T22:14:00Z">
            <w:rPr>
              <w:i/>
            </w:rPr>
          </w:rPrChange>
        </w:rPr>
        <w:t>MACC</w:t>
      </w:r>
      <w:r w:rsidRPr="009D70DA">
        <w:rPr>
          <w:iCs/>
          <w:vertAlign w:val="subscript"/>
          <w:rPrChange w:id="670" w:author="Antoni Luque Santolaria" w:date="2021-12-21T22:14:00Z">
            <w:rPr>
              <w:i/>
              <w:vertAlign w:val="subscript"/>
            </w:rPr>
          </w:rPrChange>
        </w:rPr>
        <w:t>i</w:t>
      </w:r>
      <w:proofErr w:type="spellEnd"/>
      <w:r w:rsidRPr="009D70DA">
        <w:rPr>
          <w:iCs/>
          <w:vertAlign w:val="subscript"/>
        </w:rPr>
        <w:t xml:space="preserve"> </w:t>
      </w:r>
      <w:r>
        <w:t>.</w:t>
      </w:r>
      <w:proofErr w:type="gramEnd"/>
      <w:r>
        <w:t xml:space="preserve"> The mean accuracy values were fitted to a logarithmic model</w:t>
      </w:r>
    </w:p>
    <w:tbl>
      <w:tblPr>
        <w:tblStyle w:val="af3"/>
        <w:tblW w:w="9360" w:type="dxa"/>
        <w:tblInd w:w="-10" w:type="dxa"/>
        <w:tblBorders>
          <w:top w:val="single" w:sz="8" w:space="0" w:color="F9F9F9"/>
          <w:left w:val="single" w:sz="8" w:space="0" w:color="F9F9F9"/>
          <w:bottom w:val="single" w:sz="8" w:space="0" w:color="F9F9F9"/>
          <w:right w:val="single" w:sz="8" w:space="0" w:color="F9F9F9"/>
          <w:insideH w:val="single" w:sz="8" w:space="0" w:color="F9F9F9"/>
          <w:insideV w:val="single" w:sz="8" w:space="0" w:color="F9F9F9"/>
        </w:tblBorders>
        <w:tblLayout w:type="fixed"/>
        <w:tblLook w:val="0600" w:firstRow="0" w:lastRow="0" w:firstColumn="0" w:lastColumn="0" w:noHBand="1" w:noVBand="1"/>
      </w:tblPr>
      <w:tblGrid>
        <w:gridCol w:w="8490"/>
        <w:gridCol w:w="870"/>
      </w:tblGrid>
      <w:tr w:rsidR="00EC67FD" w14:paraId="7538CE1E" w14:textId="77777777">
        <w:tc>
          <w:tcPr>
            <w:tcW w:w="8490" w:type="dxa"/>
            <w:shd w:val="clear" w:color="auto" w:fill="auto"/>
            <w:tcMar>
              <w:top w:w="100" w:type="dxa"/>
              <w:left w:w="100" w:type="dxa"/>
              <w:bottom w:w="100" w:type="dxa"/>
              <w:right w:w="100" w:type="dxa"/>
            </w:tcMar>
          </w:tcPr>
          <w:p w14:paraId="0000002C" w14:textId="49F64E2E" w:rsidR="00EC67FD" w:rsidRDefault="00386A43">
            <w:pPr>
              <w:jc w:val="center"/>
              <w:rPr>
                <w:rFonts w:ascii="Cambria Math" w:eastAsia="Cambria Math" w:hAnsi="Cambria Math" w:cs="Cambria Math"/>
              </w:rPr>
            </w:pPr>
            <m:oMathPara>
              <m:oMath>
                <m:r>
                  <w:rPr>
                    <w:rFonts w:ascii="Cambria Math" w:eastAsia="Cambria Math" w:hAnsi="Cambria Math" w:cs="Cambria Math"/>
                  </w:rPr>
                  <m:t xml:space="preserve">MACC(n)=g </m:t>
                </m:r>
                <m:r>
                  <w:del w:id="671" w:author="Antoni Luque Santolaria" w:date="2021-12-21T17:38:00Z">
                    <w:rPr>
                      <w:rFonts w:ascii="Cambria Math" w:eastAsia="Cambria Math" w:hAnsi="Cambria Math" w:cs="Cambria Math"/>
                    </w:rPr>
                    <m:t>l</m:t>
                  </w:del>
                </m:r>
                <m:sSub>
                  <m:sSubPr>
                    <m:ctrlPr>
                      <w:ins w:id="672" w:author="Antoni Luque Santolaria" w:date="2021-12-21T17:37:00Z">
                        <w:rPr>
                          <w:rFonts w:ascii="Cambria Math" w:eastAsia="Cambria Math" w:hAnsi="Cambria Math" w:cs="Cambria Math"/>
                          <w:i/>
                        </w:rPr>
                      </w:ins>
                    </m:ctrlPr>
                  </m:sSubPr>
                  <m:e>
                    <m:r>
                      <w:ins w:id="673" w:author="Antoni Luque Santolaria" w:date="2021-12-21T17:38:00Z">
                        <w:rPr>
                          <w:rFonts w:ascii="Cambria Math" w:eastAsia="Cambria Math" w:hAnsi="Cambria Math" w:cs="Cambria Math"/>
                        </w:rPr>
                        <m:t>log</m:t>
                      </w:ins>
                    </m:r>
                  </m:e>
                  <m:sub>
                    <m:r>
                      <w:ins w:id="674" w:author="Antoni Luque Santolaria" w:date="2021-12-21T17:38:00Z">
                        <w:rPr>
                          <w:rFonts w:ascii="Cambria Math" w:eastAsia="Cambria Math" w:hAnsi="Cambria Math" w:cs="Cambria Math"/>
                        </w:rPr>
                        <m:t>10</m:t>
                      </w:ins>
                    </m:r>
                  </m:sub>
                </m:sSub>
                <m:r>
                  <w:del w:id="675" w:author="Antoni Luque Santolaria" w:date="2021-12-21T17:37:00Z">
                    <w:rPr>
                      <w:rFonts w:ascii="Cambria Math" w:eastAsia="Cambria Math" w:hAnsi="Cambria Math" w:cs="Cambria Math"/>
                    </w:rPr>
                    <m:t>n</m:t>
                  </w:del>
                </m:r>
                <m:r>
                  <w:rPr>
                    <w:rFonts w:ascii="Cambria Math" w:eastAsia="Cambria Math" w:hAnsi="Cambria Math" w:cs="Cambria Math"/>
                  </w:rPr>
                  <m:t xml:space="preserve"> n +h</m:t>
                </m:r>
              </m:oMath>
            </m:oMathPara>
          </w:p>
        </w:tc>
        <w:tc>
          <w:tcPr>
            <w:tcW w:w="870" w:type="dxa"/>
            <w:shd w:val="clear" w:color="auto" w:fill="auto"/>
            <w:tcMar>
              <w:top w:w="100" w:type="dxa"/>
              <w:left w:w="100" w:type="dxa"/>
              <w:bottom w:w="100" w:type="dxa"/>
              <w:right w:w="100" w:type="dxa"/>
            </w:tcMar>
          </w:tcPr>
          <w:p w14:paraId="0000002D" w14:textId="77777777" w:rsidR="00EC67FD" w:rsidRDefault="00386A43">
            <w:pPr>
              <w:widowControl w:val="0"/>
              <w:jc w:val="center"/>
            </w:pPr>
            <w:r>
              <w:t>(4)</w:t>
            </w:r>
          </w:p>
          <w:p w14:paraId="0000002E" w14:textId="77777777" w:rsidR="00EC67FD" w:rsidRDefault="00EC67FD">
            <w:pPr>
              <w:widowControl w:val="0"/>
              <w:jc w:val="center"/>
            </w:pPr>
          </w:p>
        </w:tc>
      </w:tr>
    </w:tbl>
    <w:p w14:paraId="0000002F" w14:textId="77777777" w:rsidR="00EC67FD" w:rsidRDefault="00386A43">
      <w:pPr>
        <w:spacing w:before="280" w:after="280" w:line="480" w:lineRule="auto"/>
      </w:pPr>
      <w:r>
        <w:t xml:space="preserve">The values of best fit for the parameters </w:t>
      </w:r>
      <w:r>
        <w:rPr>
          <w:i/>
        </w:rPr>
        <w:t>g</w:t>
      </w:r>
      <w:r>
        <w:t xml:space="preserve"> and </w:t>
      </w:r>
      <w:r>
        <w:rPr>
          <w:i/>
        </w:rPr>
        <w:t>h</w:t>
      </w:r>
      <w:r>
        <w:t xml:space="preserve"> were obtained using the robust least squares method. The confidence intervals of the values of best fit were obtained by bootstrapping 10,000 subsets generated randomly from the estimated mean accuracies, </w:t>
      </w:r>
      <w:proofErr w:type="spellStart"/>
      <w:r>
        <w:rPr>
          <w:i/>
        </w:rPr>
        <w:t>MACC</w:t>
      </w:r>
      <w:r>
        <w:rPr>
          <w:i/>
          <w:vertAlign w:val="subscript"/>
        </w:rPr>
        <w:t>i</w:t>
      </w:r>
      <w:proofErr w:type="spellEnd"/>
      <w:r>
        <w:t>.</w:t>
      </w:r>
    </w:p>
    <w:p w14:paraId="00000030" w14:textId="5036132E" w:rsidR="00EC67FD" w:rsidRDefault="00386A43">
      <w:pPr>
        <w:spacing w:before="280" w:after="280" w:line="480" w:lineRule="auto"/>
        <w:rPr>
          <w:color w:val="000000"/>
        </w:rPr>
      </w:pPr>
      <w:r>
        <w:rPr>
          <w:b/>
        </w:rPr>
        <w:t xml:space="preserve">Computational performance of MCP2C models. </w:t>
      </w:r>
      <w:r>
        <w:t>The computational scalability of the proximity matrix similarity (MCP2C-PM) and random forest (MCP2C-RF) models was estimated generating larger artificial libraries. The original MCP/T library (</w:t>
      </w:r>
      <w:proofErr w:type="spellStart"/>
      <w:r>
        <w:rPr>
          <w:i/>
        </w:rPr>
        <w:t>n</w:t>
      </w:r>
      <w:r>
        <w:rPr>
          <w:i/>
          <w:vertAlign w:val="subscript"/>
        </w:rPr>
        <w:t>lib</w:t>
      </w:r>
      <w:proofErr w:type="spellEnd"/>
      <w:r>
        <w:t xml:space="preserve"> = 617) was sequentially used 15 times, generating 15 artificial libraries with 617 to 10,035 entries. Both models were trained (80/20 split) for 100 different randomly selected training sets for each library size. For each training, the elapsed training time was recorded, and the statistics of the </w:t>
      </w:r>
      <w:r>
        <w:lastRenderedPageBreak/>
        <w:t xml:space="preserve">training time were obtained for each model and library size. Then, the T-number of 50 major capsid protein sequences were predicted to tally in each case the elapsed time for the prediction. These time-searches were averaged for each generated model and library size. Linear and quadratic models were fitted to the average times as a function of the library size using least-squares method via </w:t>
      </w:r>
      <w:proofErr w:type="spellStart"/>
      <w:r>
        <w:t>numpy</w:t>
      </w:r>
      <w:proofErr w:type="spellEnd"/>
      <w:r>
        <w:t xml:space="preserve"> </w:t>
      </w:r>
      <w:proofErr w:type="spellStart"/>
      <w:r>
        <w:t>polyfit</w:t>
      </w:r>
      <w:proofErr w:type="spellEnd"/>
      <w:r>
        <w:t xml:space="preserve"> (Harris et al. 2020). These fitted models were used to extrapolate the scalability of the two methods for libraries as large as 1,000,000 entries.</w:t>
      </w:r>
      <w:r>
        <w:rPr>
          <w:color w:val="000000"/>
        </w:rPr>
        <w:t xml:space="preserve"> The elapsed times were obtained on Lenovo laptop with an intel i7 processor and 16GB RAM.</w:t>
      </w:r>
    </w:p>
    <w:p w14:paraId="00000031" w14:textId="5115D72E" w:rsidR="00EC67FD" w:rsidRPr="003635FC" w:rsidRDefault="00386A43">
      <w:pPr>
        <w:spacing w:before="280" w:after="280" w:line="480" w:lineRule="auto"/>
      </w:pPr>
      <w:r>
        <w:rPr>
          <w:b/>
        </w:rPr>
        <w:t xml:space="preserve">Capsid architecture prediction from gut metagenomes. </w:t>
      </w:r>
      <w:r>
        <w:t xml:space="preserve">3,173 metagenomically assembled </w:t>
      </w:r>
      <w:ins w:id="676" w:author="Antoni Luque Santolaria" w:date="2021-12-21T23:57:00Z">
        <w:r w:rsidR="00287744">
          <w:t xml:space="preserve">circular </w:t>
        </w:r>
      </w:ins>
      <w:r>
        <w:t>genomes</w:t>
      </w:r>
      <w:ins w:id="677" w:author="Antoni Luque Santolaria" w:date="2021-12-21T23:57:00Z">
        <w:r w:rsidR="00287744">
          <w:t xml:space="preserve"> (direct terminal</w:t>
        </w:r>
      </w:ins>
      <w:ins w:id="678" w:author="Antoni Luque Santolaria" w:date="2021-12-21T23:58:00Z">
        <w:r w:rsidR="00287744">
          <w:t xml:space="preserve"> repeats ≥ </w:t>
        </w:r>
      </w:ins>
      <w:ins w:id="679" w:author="Antoni Luque Santolaria" w:date="2021-12-22T00:00:00Z">
        <w:r w:rsidR="003B05DC">
          <w:t>5</w:t>
        </w:r>
      </w:ins>
      <w:ins w:id="680" w:author="Antoni Luque Santolaria" w:date="2021-12-21T23:58:00Z">
        <w:r w:rsidR="00287744">
          <w:t>0 bp)</w:t>
        </w:r>
      </w:ins>
      <w:r>
        <w:t xml:space="preserve"> </w:t>
      </w:r>
      <w:del w:id="681" w:author="Antoni Luque Santolaria" w:date="2021-12-21T23:58:00Z">
        <w:r w:rsidDel="00287744">
          <w:delText xml:space="preserve">with </w:delText>
        </w:r>
      </w:del>
      <w:ins w:id="682" w:author="Antoni Luque Santolaria" w:date="2021-12-21T23:58:00Z">
        <w:r w:rsidR="00287744">
          <w:t xml:space="preserve">and at least two </w:t>
        </w:r>
      </w:ins>
      <w:r>
        <w:t xml:space="preserve">canonical tailed phage markers </w:t>
      </w:r>
      <w:r w:rsidRPr="003635FC">
        <w:t xml:space="preserve">published in Benler et al. 2021 were accessed at </w:t>
      </w:r>
      <w:ins w:id="683" w:author="Antoni Luque Santolaria" w:date="2021-12-22T01:19:00Z">
        <w:r w:rsidR="009B4114">
          <w:rPr>
            <w:color w:val="0000FF"/>
            <w:u w:val="single"/>
          </w:rPr>
          <w:fldChar w:fldCharType="begin"/>
        </w:r>
        <w:r w:rsidR="009B4114">
          <w:rPr>
            <w:color w:val="0000FF"/>
            <w:u w:val="single"/>
          </w:rPr>
          <w:instrText xml:space="preserve"> HYPERLINK "</w:instrText>
        </w:r>
      </w:ins>
      <w:r w:rsidR="009B4114" w:rsidRPr="003635FC">
        <w:rPr>
          <w:color w:val="0000FF"/>
          <w:u w:val="single"/>
        </w:rPr>
        <w:instrText>ftp://ftp.ncbi.nih.gov/pub/yutinn/benler_2020/gut_phages/</w:instrText>
      </w:r>
      <w:ins w:id="684" w:author="Antoni Luque Santolaria" w:date="2021-12-22T01:19:00Z">
        <w:r w:rsidR="009B4114">
          <w:rPr>
            <w:color w:val="0000FF"/>
            <w:u w:val="single"/>
          </w:rPr>
          <w:instrText xml:space="preserve">" </w:instrText>
        </w:r>
        <w:r w:rsidR="009B4114">
          <w:rPr>
            <w:color w:val="0000FF"/>
            <w:u w:val="single"/>
          </w:rPr>
          <w:fldChar w:fldCharType="separate"/>
        </w:r>
      </w:ins>
      <w:r w:rsidR="009B4114" w:rsidRPr="00DF5AB3">
        <w:rPr>
          <w:rStyle w:val="Hyperlink"/>
        </w:rPr>
        <w:t>ftp://ftp.ncbi.nih.gov/pub/yutinn/benler_2020/gut_phages/</w:t>
      </w:r>
      <w:ins w:id="685" w:author="Antoni Luque Santolaria" w:date="2021-12-22T01:19:00Z">
        <w:r w:rsidR="009B4114">
          <w:rPr>
            <w:color w:val="0000FF"/>
            <w:u w:val="single"/>
          </w:rPr>
          <w:fldChar w:fldCharType="end"/>
        </w:r>
      </w:ins>
      <w:ins w:id="686" w:author="Antoni Luque Santolaria" w:date="2021-12-21T22:15:00Z">
        <w:r w:rsidR="001A56DC" w:rsidRPr="001A56DC">
          <w:rPr>
            <w:color w:val="0000FF"/>
            <w:rPrChange w:id="687" w:author="Antoni Luque Santolaria" w:date="2021-12-21T22:15:00Z">
              <w:rPr>
                <w:color w:val="0000FF"/>
                <w:u w:val="single"/>
              </w:rPr>
            </w:rPrChange>
          </w:rPr>
          <w:t xml:space="preserve"> </w:t>
        </w:r>
      </w:ins>
      <w:ins w:id="688" w:author="Antoni Luque Santolaria" w:date="2021-12-21T22:16:00Z">
        <w:r w:rsidR="001A56DC">
          <w:rPr>
            <w:color w:val="0000FF"/>
          </w:rPr>
          <w:t>i</w:t>
        </w:r>
      </w:ins>
      <w:r w:rsidR="001A56DC" w:rsidRPr="00B269A7">
        <w:rPr>
          <w:rFonts w:eastAsia="Gungsuh"/>
        </w:rPr>
        <w:t xml:space="preserve">n the NCBI server. The open reading frame sequences (putative proteins) were input to the </w:t>
      </w:r>
      <w:proofErr w:type="spellStart"/>
      <w:r w:rsidR="001A56DC" w:rsidRPr="00B269A7">
        <w:rPr>
          <w:rFonts w:eastAsia="Gungsuh"/>
        </w:rPr>
        <w:t>PhANNs</w:t>
      </w:r>
      <w:proofErr w:type="spellEnd"/>
      <w:r w:rsidR="001A56DC" w:rsidRPr="00B269A7">
        <w:rPr>
          <w:rFonts w:eastAsia="Gungsuh"/>
        </w:rPr>
        <w:t xml:space="preserve"> web server (</w:t>
      </w:r>
      <w:proofErr w:type="spellStart"/>
      <w:r w:rsidR="001A56DC" w:rsidRPr="00B269A7">
        <w:rPr>
          <w:rFonts w:eastAsia="Gungsuh"/>
        </w:rPr>
        <w:t>Cantú</w:t>
      </w:r>
      <w:proofErr w:type="spellEnd"/>
      <w:r w:rsidR="001A56DC" w:rsidRPr="00B269A7">
        <w:rPr>
          <w:rFonts w:eastAsia="Gungsuh"/>
        </w:rPr>
        <w:t xml:space="preserve"> et al. 2020). Proteins that displayed major capsid protein function as the highest score were selected. Those proteins with score ≥ 2 were further selected</w:t>
      </w:r>
      <w:ins w:id="689" w:author="Antoni Luque Santolaria" w:date="2021-12-21T22:20:00Z">
        <w:r w:rsidR="00FF1EAF">
          <w:rPr>
            <w:rFonts w:eastAsia="Gungsuh"/>
          </w:rPr>
          <w:t xml:space="preserve"> (</w:t>
        </w:r>
      </w:ins>
      <w:del w:id="690" w:author="Antoni Luque Santolaria" w:date="2021-12-21T22:20:00Z">
        <w:r w:rsidR="001A56DC" w:rsidRPr="00B269A7" w:rsidDel="00FF1EAF">
          <w:rPr>
            <w:rFonts w:eastAsia="Gungsuh"/>
          </w:rPr>
          <w:delText xml:space="preserve">. The </w:delText>
        </w:r>
      </w:del>
      <w:r w:rsidR="001A56DC" w:rsidRPr="00B269A7">
        <w:rPr>
          <w:rFonts w:eastAsia="Gungsuh"/>
        </w:rPr>
        <w:t>expected accuracy</w:t>
      </w:r>
      <w:ins w:id="691" w:author="Antoni Luque Santolaria" w:date="2021-12-21T22:20:00Z">
        <w:r w:rsidR="00FF1EAF">
          <w:rPr>
            <w:rFonts w:eastAsia="Gungsuh"/>
          </w:rPr>
          <w:t>—true positives—</w:t>
        </w:r>
      </w:ins>
      <w:del w:id="692" w:author="Antoni Luque Santolaria" w:date="2021-12-21T22:20:00Z">
        <w:r w:rsidR="001A56DC" w:rsidRPr="00B269A7" w:rsidDel="00FF1EAF">
          <w:rPr>
            <w:rFonts w:eastAsia="Gungsuh"/>
          </w:rPr>
          <w:delText xml:space="preserve"> </w:delText>
        </w:r>
      </w:del>
      <w:r w:rsidR="001A56DC" w:rsidRPr="00B269A7">
        <w:rPr>
          <w:rFonts w:eastAsia="Gungsuh"/>
        </w:rPr>
        <w:t>of</w:t>
      </w:r>
      <w:ins w:id="693" w:author="Antoni Luque Santolaria" w:date="2021-12-21T22:20:00Z">
        <w:r w:rsidR="00FF1EAF">
          <w:rPr>
            <w:rFonts w:eastAsia="Gungsuh"/>
          </w:rPr>
          <w:t xml:space="preserve"> </w:t>
        </w:r>
      </w:ins>
      <w:del w:id="694" w:author="Antoni Luque Santolaria" w:date="2021-12-21T22:20:00Z">
        <w:r w:rsidR="001A56DC" w:rsidRPr="00B269A7" w:rsidDel="00FF1EAF">
          <w:rPr>
            <w:rFonts w:eastAsia="Gungsuh"/>
          </w:rPr>
          <w:delText xml:space="preserve"> </w:delText>
        </w:r>
      </w:del>
      <w:r w:rsidR="001A56DC" w:rsidRPr="00B269A7">
        <w:rPr>
          <w:rFonts w:eastAsia="Gungsuh"/>
        </w:rPr>
        <w:t>using this score is 98%</w:t>
      </w:r>
      <w:ins w:id="695" w:author="Antoni Luque Santolaria" w:date="2021-12-21T22:20:00Z">
        <w:r w:rsidR="00FF1EAF">
          <w:rPr>
            <w:rFonts w:eastAsia="Gungsuh"/>
          </w:rPr>
          <w:t>)</w:t>
        </w:r>
      </w:ins>
      <w:del w:id="696" w:author="Antoni Luque Santolaria" w:date="2021-12-21T22:20:00Z">
        <w:r w:rsidR="001A56DC" w:rsidRPr="00B269A7" w:rsidDel="00FF1EAF">
          <w:rPr>
            <w:rFonts w:eastAsia="Gungsuh"/>
          </w:rPr>
          <w:delText xml:space="preserve"> (true positives)</w:delText>
        </w:r>
      </w:del>
      <w:r w:rsidR="001A56DC" w:rsidRPr="00B269A7">
        <w:rPr>
          <w:rFonts w:eastAsia="Gungsuh"/>
        </w:rPr>
        <w:t>.</w:t>
      </w:r>
      <w:ins w:id="697" w:author="Antoni Luque Santolaria" w:date="2021-12-21T22:20:00Z">
        <w:r w:rsidR="00FF1EAF">
          <w:rPr>
            <w:rFonts w:eastAsia="Gungsuh"/>
          </w:rPr>
          <w:t xml:space="preserve"> </w:t>
        </w:r>
      </w:ins>
      <w:ins w:id="698" w:author="Antoni Luque Santolaria" w:date="2021-12-21T22:21:00Z">
        <w:r w:rsidR="00FF1EAF">
          <w:rPr>
            <w:rFonts w:eastAsia="Gungsuh"/>
          </w:rPr>
          <w:t>When the</w:t>
        </w:r>
      </w:ins>
      <w:ins w:id="699" w:author="Antoni Luque Santolaria" w:date="2021-12-21T22:20:00Z">
        <w:r w:rsidR="00FF1EAF">
          <w:rPr>
            <w:rFonts w:eastAsia="Gungsuh"/>
          </w:rPr>
          <w:t xml:space="preserve"> same MCP was found</w:t>
        </w:r>
      </w:ins>
      <w:ins w:id="700" w:author="Antoni Luque Santolaria" w:date="2021-12-21T22:21:00Z">
        <w:r w:rsidR="00FF1EAF">
          <w:rPr>
            <w:rFonts w:eastAsia="Gungsuh"/>
          </w:rPr>
          <w:t xml:space="preserve"> in similar metagenomic assembled genomes,</w:t>
        </w:r>
      </w:ins>
      <w:ins w:id="701" w:author="Antoni Luque Santolaria" w:date="2021-12-21T22:20:00Z">
        <w:r w:rsidR="00FF1EAF">
          <w:rPr>
            <w:rFonts w:eastAsia="Gungsuh"/>
          </w:rPr>
          <w:t xml:space="preserve"> one representative was kept (</w:t>
        </w:r>
      </w:ins>
      <w:ins w:id="702" w:author="Antoni Luque Santolaria" w:date="2021-12-21T22:21:00Z">
        <w:r w:rsidR="00FF1EAF">
          <w:rPr>
            <w:rFonts w:eastAsia="Gungsuh"/>
          </w:rPr>
          <w:t>dereplication)</w:t>
        </w:r>
      </w:ins>
      <w:ins w:id="703" w:author="Antoni Luque Santolaria" w:date="2021-12-21T22:20:00Z">
        <w:r w:rsidR="00FF1EAF">
          <w:rPr>
            <w:rFonts w:eastAsia="Gungsuh"/>
          </w:rPr>
          <w:t>.</w:t>
        </w:r>
      </w:ins>
      <w:r w:rsidR="001A56DC" w:rsidRPr="00B269A7">
        <w:rPr>
          <w:rFonts w:eastAsia="Gungsuh"/>
        </w:rPr>
        <w:t xml:space="preserve"> These selected putative major capsid proteins were run in the MCP2T-RF model to predict capsid architecture</w:t>
      </w:r>
      <w:r w:rsidR="001A56DC">
        <w:rPr>
          <w:rFonts w:eastAsia="Gungsuh"/>
        </w:rPr>
        <w:t>s.</w:t>
      </w:r>
      <w:del w:id="704" w:author="Antoni Luque Santolaria" w:date="2021-12-21T22:16:00Z">
        <w:r w:rsidR="001A56DC" w:rsidRPr="00B269A7" w:rsidDel="001A56DC">
          <w:rPr>
            <w:rFonts w:eastAsia="Gungsuh"/>
          </w:rPr>
          <w:delText>s</w:delText>
        </w:r>
      </w:del>
      <w:customXmlDelRangeStart w:id="705" w:author="Antoni Luque Santolaria" w:date="2021-12-21T22:16:00Z"/>
      <w:sdt>
        <w:sdtPr>
          <w:tag w:val="goog_rdk_82"/>
          <w:id w:val="1049651604"/>
        </w:sdtPr>
        <w:sdtEndPr/>
        <w:sdtContent>
          <w:customXmlDelRangeEnd w:id="705"/>
          <w:del w:id="706" w:author="Antoni Luque Santolaria" w:date="2021-12-21T22:16:00Z">
            <w:r w:rsidRPr="003635FC" w:rsidDel="001A56DC">
              <w:rPr>
                <w:rFonts w:eastAsia="Gungsuh"/>
                <w:rPrChange w:id="707" w:author="Diana Lee" w:date="2021-12-17T13:56:00Z">
                  <w:rPr>
                    <w:rFonts w:ascii="Gungsuh" w:eastAsia="Gungsuh" w:hAnsi="Gungsuh" w:cs="Gungsuh"/>
                  </w:rPr>
                </w:rPrChange>
              </w:rPr>
              <w:delText xml:space="preserve"> i.</w:delText>
            </w:r>
          </w:del>
          <w:customXmlDelRangeStart w:id="708" w:author="Antoni Luque Santolaria" w:date="2021-12-21T22:16:00Z"/>
        </w:sdtContent>
      </w:sdt>
      <w:customXmlDelRangeEnd w:id="708"/>
    </w:p>
    <w:p w14:paraId="00000032" w14:textId="77777777" w:rsidR="00EC67FD" w:rsidRDefault="00EC67FD">
      <w:pPr>
        <w:spacing w:before="280" w:after="280" w:line="480" w:lineRule="auto"/>
        <w:rPr>
          <w:b/>
        </w:rPr>
      </w:pPr>
    </w:p>
    <w:p w14:paraId="00000033" w14:textId="77777777" w:rsidR="00EC67FD" w:rsidRDefault="00386A43">
      <w:pPr>
        <w:spacing w:before="280" w:after="280" w:line="480" w:lineRule="auto"/>
        <w:rPr>
          <w:b/>
        </w:rPr>
      </w:pPr>
      <w:r>
        <w:rPr>
          <w:b/>
        </w:rPr>
        <w:t>RESULTS</w:t>
      </w:r>
    </w:p>
    <w:p w14:paraId="00000034" w14:textId="3F89B560" w:rsidR="00EC67FD" w:rsidRPr="003635FC" w:rsidRDefault="00386A43">
      <w:pPr>
        <w:spacing w:before="280" w:after="280" w:line="480" w:lineRule="auto"/>
      </w:pPr>
      <w:r>
        <w:rPr>
          <w:b/>
        </w:rPr>
        <w:t xml:space="preserve">Genome length predicts capsid architecture with 90% accuracy. </w:t>
      </w:r>
      <w:r>
        <w:t xml:space="preserve">The power function model, Eq. (2), relating the capsid architecture, T, as a function of the genome length, G, explained 98% </w:t>
      </w:r>
      <w:r>
        <w:lastRenderedPageBreak/>
        <w:t>of the variance (R</w:t>
      </w:r>
      <w:r>
        <w:rPr>
          <w:vertAlign w:val="superscript"/>
        </w:rPr>
        <w:t>2</w:t>
      </w:r>
      <w:r>
        <w:t xml:space="preserve"> = 0.98, n = 37, Figure 3a). This model is referred to as the genome-to-T-number (G2T) model. In the high-resolution capsid database, the genome lengths, G, ranged from G = 16.7 kilobase pairs (kbp) to 498.0 kbp. The capsid architectures ranged from T = 4 to 52 (see Data File 1). The fitted allometric exponent was 0.71±0.03. This value was consistent with a prior analysis using </w:t>
      </w:r>
      <w:r w:rsidRPr="003635FC">
        <w:t>a smaller dataset (0.68±0.09, n=23) (Luque et al. 2020). The value was also close to the theoretical value, 2/3</w:t>
      </w:r>
      <m:oMath>
        <m:r>
          <w:rPr>
            <w:rFonts w:ascii="Cambria Math" w:hAnsi="Cambria Math"/>
          </w:rPr>
          <m:t>≈</m:t>
        </m:r>
      </m:oMath>
      <w:sdt>
        <w:sdtPr>
          <w:tag w:val="goog_rdk_84"/>
          <w:id w:val="-1385021424"/>
        </w:sdtPr>
        <w:sdtEndPr/>
        <w:sdtContent>
          <w:r w:rsidRPr="003635FC">
            <w:rPr>
              <w:rFonts w:eastAsia="Gungsuh"/>
              <w:rPrChange w:id="709" w:author="Diana Lee" w:date="2021-12-17T13:57:00Z">
                <w:rPr>
                  <w:rFonts w:ascii="Gungsuh" w:eastAsia="Gungsuh" w:hAnsi="Gungsuh" w:cs="Gungsuh"/>
                </w:rPr>
              </w:rPrChange>
            </w:rPr>
            <w:t>0</w:t>
          </w:r>
          <w:r w:rsidR="00086663" w:rsidRPr="00B269A7">
            <w:rPr>
              <w:rFonts w:eastAsia="Gungsuh"/>
            </w:rPr>
            <w:t>.67</w:t>
          </w:r>
          <w:del w:id="710" w:author="Antoni Luque Santolaria" w:date="2021-12-21T22:48:00Z">
            <w:r w:rsidRPr="003635FC" w:rsidDel="00086663">
              <w:rPr>
                <w:rFonts w:eastAsia="Gungsuh"/>
                <w:rPrChange w:id="711" w:author="Diana Lee" w:date="2021-12-17T13:57:00Z">
                  <w:rPr>
                    <w:rFonts w:ascii="Gungsuh" w:eastAsia="Gungsuh" w:hAnsi="Gungsuh" w:cs="Gungsuh"/>
                  </w:rPr>
                </w:rPrChange>
              </w:rPr>
              <w:delText xml:space="preserve"> </w:delText>
            </w:r>
          </w:del>
        </w:sdtContent>
      </w:sdt>
      <w:sdt>
        <w:sdtPr>
          <w:tag w:val="goog_rdk_83"/>
          <w:id w:val="48581375"/>
        </w:sdtPr>
        <w:sdtEndPr/>
        <w:sdtContent>
          <w:ins w:id="712" w:author="Microsoft Office User" w:date="2021-12-01T11:06:00Z">
            <w:del w:id="713" w:author="Antoni Luque Santolaria" w:date="2021-12-21T22:48:00Z">
              <w:r w:rsidRPr="003635FC" w:rsidDel="00086663">
                <w:delText xml:space="preserve">to </w:delText>
              </w:r>
            </w:del>
          </w:ins>
        </w:sdtContent>
      </w:sdt>
      <w:del w:id="714" w:author="Antoni Luque Santolaria" w:date="2021-12-21T22:47:00Z">
        <w:r w:rsidR="00086663" w:rsidRPr="00B269A7" w:rsidDel="00086663">
          <w:rPr>
            <w:rFonts w:eastAsia="Gungsuh"/>
          </w:rPr>
          <w:delText>.67</w:delText>
        </w:r>
      </w:del>
      <w:r w:rsidR="00086663" w:rsidRPr="00B269A7">
        <w:rPr>
          <w:rFonts w:eastAsia="Gungsuh"/>
        </w:rPr>
        <w:t xml:space="preserve">, expected for quasi-spherical shells packing a genome at a constant density (see </w:t>
      </w:r>
      <w:ins w:id="715" w:author="Antoni Luque Santolaria" w:date="2021-12-22T03:01:00Z">
        <w:r w:rsidR="00E073D5">
          <w:rPr>
            <w:rFonts w:eastAsia="Gungsuh"/>
          </w:rPr>
          <w:t>s</w:t>
        </w:r>
      </w:ins>
      <w:del w:id="716" w:author="Antoni Luque Santolaria" w:date="2021-12-22T03:01:00Z">
        <w:r w:rsidR="00086663" w:rsidRPr="00B269A7" w:rsidDel="00E073D5">
          <w:rPr>
            <w:rFonts w:eastAsia="Gungsuh"/>
          </w:rPr>
          <w:delText>S</w:delText>
        </w:r>
      </w:del>
      <w:r w:rsidR="00086663" w:rsidRPr="00B269A7">
        <w:rPr>
          <w:rFonts w:eastAsia="Gungsuh"/>
        </w:rPr>
        <w:t xml:space="preserve">upplementary </w:t>
      </w:r>
      <w:del w:id="717" w:author="Antoni Luque Santolaria" w:date="2021-12-22T03:01:00Z">
        <w:r w:rsidR="00086663" w:rsidRPr="00B269A7" w:rsidDel="00E073D5">
          <w:rPr>
            <w:rFonts w:eastAsia="Gungsuh"/>
          </w:rPr>
          <w:delText xml:space="preserve">Information, </w:delText>
        </w:r>
      </w:del>
      <w:r w:rsidR="00086663" w:rsidRPr="00B269A7">
        <w:rPr>
          <w:rFonts w:eastAsia="Gungsuh"/>
        </w:rPr>
        <w:t>section SI-</w:t>
      </w:r>
      <w:ins w:id="718" w:author="Antoni Luque Santolaria" w:date="2021-12-22T03:01:00Z">
        <w:r w:rsidR="00E073D5">
          <w:rPr>
            <w:rFonts w:eastAsia="Gungsuh"/>
          </w:rPr>
          <w:t>2</w:t>
        </w:r>
      </w:ins>
      <w:del w:id="719" w:author="Antoni Luque Santolaria" w:date="2021-12-22T03:01:00Z">
        <w:r w:rsidR="00086663" w:rsidRPr="00B269A7" w:rsidDel="00E073D5">
          <w:rPr>
            <w:rFonts w:eastAsia="Gungsuh"/>
          </w:rPr>
          <w:delText>1</w:delText>
        </w:r>
      </w:del>
      <w:r w:rsidR="00086663" w:rsidRPr="00B269A7">
        <w:rPr>
          <w:rFonts w:eastAsia="Gungsuh"/>
        </w:rPr>
        <w:t xml:space="preserve"> for derivation). The mean relative error of the G2T model was 9% when testing the model using 30 structures for training and 7 for testing, 80/20 split. The analysis of the relative error using different training sizes revealed an initial exponential decay with training size, n, saturating at ~9% for n ≥ 25 (R2 = 0.99, Figure 3b). This implied that the genome length can predict the capsid architecture with 91% accuracy, </w:t>
      </w:r>
      <w:ins w:id="720" w:author="Antoni Luque Santolaria" w:date="2021-12-22T01:09:00Z">
        <w:r w:rsidR="000E0E8F">
          <w:rPr>
            <w:rFonts w:eastAsia="Gungsuh"/>
          </w:rPr>
          <w:t xml:space="preserve">each T-number is associated with a range of genome lengths that may overlap with nearby T-numbers (Data File 3), </w:t>
        </w:r>
      </w:ins>
      <w:r w:rsidR="00086663" w:rsidRPr="00B269A7">
        <w:rPr>
          <w:rFonts w:eastAsia="Gungsuh"/>
        </w:rPr>
        <w:t>and this accuracy is not expected</w:t>
      </w:r>
      <w:ins w:id="721" w:author="Antoni Luque Santolaria" w:date="2021-12-21T22:47:00Z">
        <w:r w:rsidR="00086663">
          <w:t xml:space="preserve"> to </w:t>
        </w:r>
      </w:ins>
      <w:r w:rsidRPr="003635FC">
        <w:t xml:space="preserve">improve when increasing the number of high-resolution capsid architectures. </w:t>
      </w:r>
    </w:p>
    <w:p w14:paraId="00000035" w14:textId="619CFDE8" w:rsidR="00EC67FD" w:rsidRDefault="00386A43">
      <w:pPr>
        <w:spacing w:before="280" w:after="280" w:line="480" w:lineRule="auto"/>
      </w:pPr>
      <w:r>
        <w:rPr>
          <w:b/>
        </w:rPr>
        <w:t>Phage isolates display multimodal genome lengths dominated by T=7, 9, and 19 architectures.</w:t>
      </w:r>
      <w:r>
        <w:t xml:space="preserve"> The genome length distribution of tailed phage genomes (</w:t>
      </w:r>
      <w:proofErr w:type="spellStart"/>
      <w:r w:rsidRPr="00EA3F95">
        <w:rPr>
          <w:iCs/>
          <w:rPrChange w:id="722" w:author="Antoni Luque Santolaria" w:date="2021-12-21T22:49:00Z">
            <w:rPr>
              <w:i/>
            </w:rPr>
          </w:rPrChange>
        </w:rPr>
        <w:t>n</w:t>
      </w:r>
      <w:r w:rsidRPr="00EA3F95">
        <w:rPr>
          <w:iCs/>
          <w:vertAlign w:val="subscript"/>
          <w:rPrChange w:id="723" w:author="Antoni Luque Santolaria" w:date="2021-12-21T22:49:00Z">
            <w:rPr>
              <w:i/>
              <w:vertAlign w:val="subscript"/>
            </w:rPr>
          </w:rPrChange>
        </w:rPr>
        <w:t>lib</w:t>
      </w:r>
      <w:proofErr w:type="spellEnd"/>
      <w:r w:rsidRPr="00EA3F95">
        <w:rPr>
          <w:iCs/>
        </w:rPr>
        <w:t xml:space="preserve"> </w:t>
      </w:r>
      <w:r>
        <w:t>=</w:t>
      </w:r>
      <w:sdt>
        <w:sdtPr>
          <w:tag w:val="goog_rdk_85"/>
          <w:id w:val="1856314478"/>
        </w:sdtPr>
        <w:sdtEndPr/>
        <w:sdtContent>
          <w:del w:id="724" w:author="Diana Lee" w:date="2021-12-14T21:42:00Z">
            <w:r>
              <w:delText xml:space="preserve"> 617</w:delText>
            </w:r>
          </w:del>
        </w:sdtContent>
      </w:sdt>
      <w:sdt>
        <w:sdtPr>
          <w:tag w:val="goog_rdk_86"/>
          <w:id w:val="-447781924"/>
        </w:sdtPr>
        <w:sdtEndPr/>
        <w:sdtContent>
          <w:ins w:id="725" w:author="Diana Lee" w:date="2021-12-14T21:42:00Z">
            <w:r>
              <w:t>635</w:t>
            </w:r>
          </w:ins>
        </w:sdtContent>
      </w:sdt>
      <w:r>
        <w:t>) displayed a multimodal distribution with</w:t>
      </w:r>
      <w:r>
        <w:rPr>
          <w:color w:val="000000"/>
        </w:rPr>
        <w:t xml:space="preserve"> </w:t>
      </w:r>
      <w:sdt>
        <w:sdtPr>
          <w:tag w:val="goog_rdk_87"/>
          <w:id w:val="970022977"/>
        </w:sdtPr>
        <w:sdtEndPr/>
        <w:sdtContent>
          <w:ins w:id="726" w:author="Diana Lee" w:date="2021-12-14T21:42:00Z">
            <w:r>
              <w:rPr>
                <w:color w:val="000000"/>
              </w:rPr>
              <w:t>19</w:t>
            </w:r>
          </w:ins>
        </w:sdtContent>
      </w:sdt>
      <w:sdt>
        <w:sdtPr>
          <w:tag w:val="goog_rdk_88"/>
          <w:id w:val="8569344"/>
        </w:sdtPr>
        <w:sdtEndPr/>
        <w:sdtContent>
          <w:del w:id="727" w:author="Diana Lee" w:date="2021-12-14T21:42:00Z">
            <w:r>
              <w:rPr>
                <w:color w:val="000000"/>
              </w:rPr>
              <w:delText>18</w:delText>
            </w:r>
          </w:del>
        </w:sdtContent>
      </w:sdt>
      <w:r>
        <w:rPr>
          <w:color w:val="000000"/>
        </w:rPr>
        <w:t xml:space="preserve"> peaks (Figure 4a)</w:t>
      </w:r>
      <w:r>
        <w:t>.</w:t>
      </w:r>
      <w:moveToRangeStart w:id="728" w:author="Antoni Luque Santolaria" w:date="2021-12-21T12:26:00Z" w:name="move90982011"/>
      <w:moveTo w:id="729" w:author="Antoni Luque Santolaria" w:date="2021-12-21T12:26:00Z">
        <w:del w:id="730" w:author="Antoni Luque Santolaria" w:date="2021-12-21T22:51:00Z">
          <w:r w:rsidR="00CD692E" w:rsidDel="003D1F1E">
            <w:delText>No predictions were made for T-numbers 1, 1.33, 3, 25.33, 28, 33.33, 36, 37, 37.33, and 39.</w:delText>
          </w:r>
        </w:del>
      </w:moveTo>
      <w:moveToRangeEnd w:id="728"/>
      <w:r>
        <w:t xml:space="preserve"> The densest genome regions were around ~40 kbp and ~160 kbp. The G2T model revealed that </w:t>
      </w:r>
      <w:sdt>
        <w:sdtPr>
          <w:tag w:val="goog_rdk_89"/>
          <w:id w:val="-705166509"/>
        </w:sdtPr>
        <w:sdtEndPr/>
        <w:sdtContent>
          <w:ins w:id="731" w:author="Diana Lee" w:date="2021-12-14T21:42:00Z">
            <w:r>
              <w:t>15</w:t>
            </w:r>
          </w:ins>
        </w:sdtContent>
      </w:sdt>
      <w:sdt>
        <w:sdtPr>
          <w:tag w:val="goog_rdk_90"/>
          <w:id w:val="-756669712"/>
        </w:sdtPr>
        <w:sdtEndPr/>
        <w:sdtContent>
          <w:del w:id="732" w:author="Diana Lee" w:date="2021-12-14T21:42:00Z">
            <w:r>
              <w:delText>10</w:delText>
            </w:r>
          </w:del>
        </w:sdtContent>
      </w:sdt>
      <w:r>
        <w:t xml:space="preserve"> out of the </w:t>
      </w:r>
      <w:sdt>
        <w:sdtPr>
          <w:tag w:val="goog_rdk_91"/>
          <w:id w:val="-1678722567"/>
        </w:sdtPr>
        <w:sdtEndPr/>
        <w:sdtContent>
          <w:ins w:id="733" w:author="Diana Lee" w:date="2021-12-14T21:42:00Z">
            <w:r>
              <w:t>19</w:t>
            </w:r>
          </w:ins>
        </w:sdtContent>
      </w:sdt>
      <w:sdt>
        <w:sdtPr>
          <w:tag w:val="goog_rdk_92"/>
          <w:id w:val="-447313462"/>
        </w:sdtPr>
        <w:sdtEndPr/>
        <w:sdtContent>
          <w:del w:id="734" w:author="Diana Lee" w:date="2021-12-14T21:42:00Z">
            <w:r>
              <w:delText>18</w:delText>
            </w:r>
          </w:del>
        </w:sdtContent>
      </w:sdt>
      <w:r>
        <w:t xml:space="preserve"> peaks (55%) were associated with T-number architectures. Several possible T-number ranges overlap, thus yielding more than one possible T-number assignment for </w:t>
      </w:r>
      <w:sdt>
        <w:sdtPr>
          <w:tag w:val="goog_rdk_93"/>
          <w:id w:val="1468860490"/>
        </w:sdtPr>
        <w:sdtEndPr/>
        <w:sdtContent>
          <w:ins w:id="735" w:author="Diana Lee" w:date="2021-12-15T08:30:00Z">
            <w:r>
              <w:t>38</w:t>
            </w:r>
          </w:ins>
        </w:sdtContent>
      </w:sdt>
      <w:sdt>
        <w:sdtPr>
          <w:tag w:val="goog_rdk_94"/>
          <w:id w:val="1040253206"/>
        </w:sdtPr>
        <w:sdtEndPr/>
        <w:sdtContent>
          <w:del w:id="736" w:author="Diana Lee" w:date="2021-12-15T08:30:00Z">
            <w:r>
              <w:delText>37</w:delText>
            </w:r>
          </w:del>
        </w:sdtContent>
      </w:sdt>
      <w:r>
        <w:t>% of phages (</w:t>
      </w:r>
      <w:del w:id="737" w:author="Antoni Luque Santolaria" w:date="2021-12-22T03:04:00Z">
        <w:r w:rsidDel="003E12CD">
          <w:delText xml:space="preserve">See </w:delText>
        </w:r>
      </w:del>
      <w:ins w:id="738" w:author="Antoni Luque Santolaria" w:date="2021-12-22T03:04:00Z">
        <w:r w:rsidR="003E12CD">
          <w:t>Supplementary Figure S3</w:t>
        </w:r>
      </w:ins>
      <w:del w:id="739" w:author="Antoni Luque Santolaria" w:date="2021-12-22T03:04:00Z">
        <w:r w:rsidDel="003E12CD">
          <w:delText>SI-4 for details</w:delText>
        </w:r>
      </w:del>
      <w:r>
        <w:t xml:space="preserve">). The remaining </w:t>
      </w:r>
      <w:sdt>
        <w:sdtPr>
          <w:tag w:val="goog_rdk_95"/>
          <w:id w:val="-536116409"/>
        </w:sdtPr>
        <w:sdtEndPr/>
        <w:sdtContent>
          <w:ins w:id="740" w:author="Diana Lee" w:date="2021-12-14T21:43:00Z">
            <w:r>
              <w:t>four</w:t>
            </w:r>
          </w:ins>
        </w:sdtContent>
      </w:sdt>
      <w:sdt>
        <w:sdtPr>
          <w:tag w:val="goog_rdk_96"/>
          <w:id w:val="-2010665670"/>
        </w:sdtPr>
        <w:sdtEndPr/>
        <w:sdtContent>
          <w:del w:id="741" w:author="Diana Lee" w:date="2021-12-14T21:43:00Z">
            <w:r>
              <w:delText>eight</w:delText>
            </w:r>
          </w:del>
        </w:sdtContent>
      </w:sdt>
      <w:r>
        <w:t xml:space="preserve"> peaks (</w:t>
      </w:r>
      <w:sdt>
        <w:sdtPr>
          <w:tag w:val="goog_rdk_97"/>
          <w:id w:val="-313415460"/>
        </w:sdtPr>
        <w:sdtEndPr/>
        <w:sdtContent>
          <w:ins w:id="742" w:author="Diana Lee" w:date="2021-12-14T21:43:00Z">
            <w:r>
              <w:t>21</w:t>
            </w:r>
          </w:ins>
        </w:sdtContent>
      </w:sdt>
      <w:sdt>
        <w:sdtPr>
          <w:tag w:val="goog_rdk_98"/>
          <w:id w:val="1519960325"/>
        </w:sdtPr>
        <w:sdtEndPr/>
        <w:sdtContent>
          <w:del w:id="743" w:author="Diana Lee" w:date="2021-12-14T21:43:00Z">
            <w:r>
              <w:delText>45</w:delText>
            </w:r>
          </w:del>
        </w:sdtContent>
      </w:sdt>
      <w:r>
        <w:t xml:space="preserve">%) were associated with alternative capsid architectures, which were interpreted as elongated architectures. The peak densities of elongated architectures, however, were far less prominent than those associated with icosahedral architectures. The total fraction of </w:t>
      </w:r>
      <w:r>
        <w:lastRenderedPageBreak/>
        <w:t xml:space="preserve">elongated architectures among isolates was predicted to be </w:t>
      </w:r>
      <w:sdt>
        <w:sdtPr>
          <w:tag w:val="goog_rdk_99"/>
          <w:id w:val="1386453103"/>
        </w:sdtPr>
        <w:sdtEndPr/>
        <w:sdtContent>
          <w:ins w:id="744" w:author="Diana Lee" w:date="2021-12-15T08:32:00Z">
            <w:r>
              <w:t>18</w:t>
            </w:r>
          </w:ins>
        </w:sdtContent>
      </w:sdt>
      <w:sdt>
        <w:sdtPr>
          <w:tag w:val="goog_rdk_100"/>
          <w:id w:val="-1774236109"/>
        </w:sdtPr>
        <w:sdtEndPr/>
        <w:sdtContent>
          <w:del w:id="745" w:author="Diana Lee" w:date="2021-12-15T08:32:00Z">
            <w:r>
              <w:delText>17</w:delText>
            </w:r>
          </w:del>
        </w:sdtContent>
      </w:sdt>
      <w:r>
        <w:t xml:space="preserve">% (Figure 4b). This number was consistent with the observation of 10% to 20% of elongated architectures among isolates imaged with transmission electron microscopy (Ackermann 2007). Among the remaining </w:t>
      </w:r>
      <w:sdt>
        <w:sdtPr>
          <w:tag w:val="goog_rdk_101"/>
          <w:id w:val="1486365304"/>
        </w:sdtPr>
        <w:sdtEndPr/>
        <w:sdtContent>
          <w:ins w:id="746" w:author="Diana Lee" w:date="2021-12-15T08:32:00Z">
            <w:r>
              <w:t>82</w:t>
            </w:r>
          </w:ins>
        </w:sdtContent>
      </w:sdt>
      <w:sdt>
        <w:sdtPr>
          <w:tag w:val="goog_rdk_102"/>
          <w:id w:val="-1445224680"/>
        </w:sdtPr>
        <w:sdtEndPr/>
        <w:sdtContent>
          <w:del w:id="747" w:author="Diana Lee" w:date="2021-12-15T08:32:00Z">
            <w:r>
              <w:delText>83</w:delText>
            </w:r>
          </w:del>
        </w:sdtContent>
      </w:sdt>
      <w:r>
        <w:t>% of capsid architectures, which were predicted to be icosahedral, the most frequent capsids were T=7 (32%), T=9 (</w:t>
      </w:r>
      <w:sdt>
        <w:sdtPr>
          <w:tag w:val="goog_rdk_103"/>
          <w:id w:val="-1013990704"/>
        </w:sdtPr>
        <w:sdtEndPr/>
        <w:sdtContent>
          <w:ins w:id="748" w:author="Diana Lee" w:date="2021-12-15T08:33:00Z">
            <w:r>
              <w:t>9</w:t>
            </w:r>
          </w:ins>
        </w:sdtContent>
      </w:sdt>
      <w:sdt>
        <w:sdtPr>
          <w:tag w:val="goog_rdk_104"/>
          <w:id w:val="763890530"/>
        </w:sdtPr>
        <w:sdtEndPr/>
        <w:sdtContent>
          <w:del w:id="749" w:author="Diana Lee" w:date="2021-12-15T08:33:00Z">
            <w:r>
              <w:delText>11</w:delText>
            </w:r>
          </w:del>
        </w:sdtContent>
      </w:sdt>
      <w:r>
        <w:t>%), and T=19 (</w:t>
      </w:r>
      <w:sdt>
        <w:sdtPr>
          <w:tag w:val="goog_rdk_105"/>
          <w:id w:val="103167846"/>
        </w:sdtPr>
        <w:sdtEndPr/>
        <w:sdtContent>
          <w:ins w:id="750" w:author="Diana Lee" w:date="2021-12-15T08:33:00Z">
            <w:r>
              <w:t>11</w:t>
            </w:r>
          </w:ins>
        </w:sdtContent>
      </w:sdt>
      <w:sdt>
        <w:sdtPr>
          <w:tag w:val="goog_rdk_106"/>
          <w:id w:val="-1603949701"/>
        </w:sdtPr>
        <w:sdtEndPr/>
        <w:sdtContent>
          <w:del w:id="751" w:author="Diana Lee" w:date="2021-12-15T08:33:00Z">
            <w:r>
              <w:rPr>
                <w:color w:val="000000"/>
              </w:rPr>
              <w:delText>14</w:delText>
            </w:r>
          </w:del>
        </w:sdtContent>
      </w:sdt>
      <w:r>
        <w:rPr>
          <w:color w:val="000000"/>
        </w:rPr>
        <w:t>%) (Figure 4c). These three architectures combined</w:t>
      </w:r>
      <w:r>
        <w:t xml:space="preserve"> accounted for </w:t>
      </w:r>
      <w:sdt>
        <w:sdtPr>
          <w:tag w:val="goog_rdk_107"/>
          <w:id w:val="-297928563"/>
        </w:sdtPr>
        <w:sdtEndPr/>
        <w:sdtContent>
          <w:ins w:id="752" w:author="Diana Lee" w:date="2021-12-15T08:33:00Z">
            <w:r>
              <w:t>51</w:t>
            </w:r>
          </w:ins>
        </w:sdtContent>
      </w:sdt>
      <w:sdt>
        <w:sdtPr>
          <w:tag w:val="goog_rdk_108"/>
          <w:id w:val="-1271474543"/>
        </w:sdtPr>
        <w:sdtEndPr/>
        <w:sdtContent>
          <w:del w:id="753" w:author="Diana Lee" w:date="2021-12-15T08:33:00Z">
            <w:r>
              <w:delText>57</w:delText>
            </w:r>
          </w:del>
        </w:sdtContent>
      </w:sdt>
      <w:r>
        <w:t>% of the putative structures.</w:t>
      </w:r>
      <w:r>
        <w:rPr>
          <w:color w:val="000000"/>
        </w:rPr>
        <w:t xml:space="preserve"> </w:t>
      </w:r>
      <w:r>
        <w:t>I</w:t>
      </w:r>
      <w:r>
        <w:rPr>
          <w:color w:val="000000"/>
        </w:rPr>
        <w:t xml:space="preserve">n the high-resolution database (Data File 1) </w:t>
      </w:r>
      <w:r>
        <w:t>20 capsids were T=7 (54%), no capsids were T=9 (0%) and two capsids were T=19 (5%). Therefore, with respect to tailed phage isolates, T=7 has been over sampled in high-resolution capsid studies, while T=9 and T=19 have been under sampled.</w:t>
      </w:r>
      <w:ins w:id="754" w:author="Antoni Luque Santolaria" w:date="2021-12-21T22:54:00Z">
        <w:r w:rsidR="003D1F1E">
          <w:t xml:space="preserve"> No tailed phage capsids were predicted to adopt the following T-numbers: 1, 1.33, 3, 25.33, 28, 33.33, 36, 37, 37.33, and 39.</w:t>
        </w:r>
      </w:ins>
    </w:p>
    <w:p w14:paraId="35784E31" w14:textId="155AD4FD" w:rsidR="00B325BA" w:rsidRDefault="00386A43">
      <w:pPr>
        <w:spacing w:before="280" w:after="280" w:line="480" w:lineRule="auto"/>
        <w:rPr>
          <w:ins w:id="755" w:author="Antoni Luque Santolaria" w:date="2021-12-21T22:58:00Z"/>
        </w:rPr>
      </w:pPr>
      <w:r>
        <w:rPr>
          <w:b/>
        </w:rPr>
        <w:t xml:space="preserve">Protein sequence similarity </w:t>
      </w:r>
      <w:ins w:id="756" w:author="Antoni Luque Santolaria" w:date="2021-12-21T23:09:00Z">
        <w:r w:rsidR="00F46342">
          <w:rPr>
            <w:b/>
          </w:rPr>
          <w:t xml:space="preserve">can </w:t>
        </w:r>
      </w:ins>
      <w:del w:id="757" w:author="Antoni Luque Santolaria" w:date="2021-12-21T22:55:00Z">
        <w:r w:rsidDel="00282860">
          <w:rPr>
            <w:b/>
          </w:rPr>
          <w:delText xml:space="preserve">can </w:delText>
        </w:r>
      </w:del>
      <w:r>
        <w:rPr>
          <w:b/>
        </w:rPr>
        <w:t xml:space="preserve">predict capsid architecture </w:t>
      </w:r>
      <w:del w:id="758" w:author="Antoni Luque Santolaria" w:date="2021-12-21T23:09:00Z">
        <w:r w:rsidDel="00F46342">
          <w:rPr>
            <w:b/>
          </w:rPr>
          <w:delText xml:space="preserve">above </w:delText>
        </w:r>
      </w:del>
      <w:ins w:id="759" w:author="Antoni Luque Santolaria" w:date="2021-12-21T23:09:00Z">
        <w:r w:rsidR="00F46342">
          <w:rPr>
            <w:b/>
          </w:rPr>
          <w:t xml:space="preserve">with </w:t>
        </w:r>
      </w:ins>
      <w:r>
        <w:rPr>
          <w:b/>
        </w:rPr>
        <w:t>7</w:t>
      </w:r>
      <w:ins w:id="760" w:author="Antoni Luque Santolaria" w:date="2021-12-21T23:09:00Z">
        <w:r w:rsidR="00F46342">
          <w:rPr>
            <w:b/>
          </w:rPr>
          <w:t>5</w:t>
        </w:r>
      </w:ins>
      <w:del w:id="761" w:author="Antoni Luque Santolaria" w:date="2021-12-21T23:09:00Z">
        <w:r w:rsidDel="00F46342">
          <w:rPr>
            <w:b/>
          </w:rPr>
          <w:delText>0</w:delText>
        </w:r>
      </w:del>
      <w:r>
        <w:rPr>
          <w:b/>
        </w:rPr>
        <w:t>% accuracy</w:t>
      </w:r>
      <w:ins w:id="762" w:author="Antoni Luque Santolaria" w:date="2021-12-21T23:12:00Z">
        <w:r w:rsidR="00DA2906">
          <w:rPr>
            <w:b/>
          </w:rPr>
          <w:t xml:space="preserve"> when requiring protein-protein similarities abov</w:t>
        </w:r>
      </w:ins>
      <w:ins w:id="763" w:author="Antoni Luque Santolaria" w:date="2021-12-21T23:13:00Z">
        <w:r w:rsidR="00DA2906">
          <w:rPr>
            <w:b/>
          </w:rPr>
          <w:t>e 80%</w:t>
        </w:r>
      </w:ins>
      <w:del w:id="764" w:author="Antoni Luque Santolaria" w:date="2021-12-21T23:10:00Z">
        <w:r w:rsidDel="00F46342">
          <w:rPr>
            <w:b/>
          </w:rPr>
          <w:delText xml:space="preserve">, but predictions are </w:delText>
        </w:r>
      </w:del>
      <w:del w:id="765" w:author="Antoni Luque Santolaria" w:date="2021-12-21T23:09:00Z">
        <w:r w:rsidDel="00F46342">
          <w:rPr>
            <w:b/>
          </w:rPr>
          <w:delText xml:space="preserve">not </w:delText>
        </w:r>
      </w:del>
      <w:del w:id="766" w:author="Antoni Luque Santolaria" w:date="2021-12-21T23:10:00Z">
        <w:r w:rsidDel="00F46342">
          <w:rPr>
            <w:b/>
          </w:rPr>
          <w:delText>guaranteed</w:delText>
        </w:r>
      </w:del>
      <w:r>
        <w:rPr>
          <w:b/>
        </w:rPr>
        <w:t xml:space="preserve">. </w:t>
      </w:r>
      <w:r>
        <w:t xml:space="preserve">The analysis of the MCP/T library curated from </w:t>
      </w:r>
      <w:ins w:id="767" w:author="Antoni Luque Santolaria" w:date="2021-12-21T22:56:00Z">
        <w:r w:rsidR="00282860">
          <w:t xml:space="preserve">phage </w:t>
        </w:r>
      </w:ins>
      <w:r>
        <w:t>isolates (</w:t>
      </w:r>
      <w:proofErr w:type="spellStart"/>
      <w:r w:rsidRPr="00282860">
        <w:rPr>
          <w:iCs/>
          <w:rPrChange w:id="768" w:author="Antoni Luque Santolaria" w:date="2021-12-21T22:56:00Z">
            <w:rPr>
              <w:i/>
            </w:rPr>
          </w:rPrChange>
        </w:rPr>
        <w:t>n</w:t>
      </w:r>
      <w:r w:rsidRPr="00282860">
        <w:rPr>
          <w:iCs/>
          <w:vertAlign w:val="subscript"/>
          <w:rPrChange w:id="769" w:author="Antoni Luque Santolaria" w:date="2021-12-21T22:56:00Z">
            <w:rPr>
              <w:i/>
              <w:vertAlign w:val="subscript"/>
            </w:rPr>
          </w:rPrChange>
        </w:rPr>
        <w:t>lib</w:t>
      </w:r>
      <w:proofErr w:type="spellEnd"/>
      <w:r w:rsidRPr="00282860">
        <w:rPr>
          <w:iCs/>
        </w:rPr>
        <w:t xml:space="preserve"> = </w:t>
      </w:r>
      <w:sdt>
        <w:sdtPr>
          <w:rPr>
            <w:iCs/>
          </w:rPr>
          <w:tag w:val="goog_rdk_109"/>
          <w:id w:val="-306630213"/>
        </w:sdtPr>
        <w:sdtEndPr>
          <w:rPr>
            <w:iCs w:val="0"/>
          </w:rPr>
        </w:sdtEndPr>
        <w:sdtContent>
          <w:ins w:id="770" w:author="Diana Lee" w:date="2021-12-15T08:34:00Z">
            <w:r w:rsidRPr="00282860">
              <w:rPr>
                <w:iCs/>
              </w:rPr>
              <w:t>635</w:t>
            </w:r>
          </w:ins>
        </w:sdtContent>
      </w:sdt>
      <w:sdt>
        <w:sdtPr>
          <w:tag w:val="goog_rdk_110"/>
          <w:id w:val="746763284"/>
        </w:sdtPr>
        <w:sdtEndPr/>
        <w:sdtContent>
          <w:del w:id="771" w:author="Diana Lee" w:date="2021-12-15T08:34:00Z">
            <w:r>
              <w:delText>617</w:delText>
            </w:r>
          </w:del>
        </w:sdtContent>
      </w:sdt>
      <w:r>
        <w:t xml:space="preserve">) revealed that MCPs sharing more than 80% similarity were associated with similar T-number architectures, with a mean relative difference in T-number of 2% (Figure 5a). The relative T-number difference ranged from 0% to 7% for these highly similar MCPs. As the MCP similarity dropped below 60% the range of associated architectures increased substantially (Figure 5a and </w:t>
      </w:r>
      <w:ins w:id="772" w:author="Antoni Luque Santolaria" w:date="2021-12-22T03:05:00Z">
        <w:r w:rsidR="003E12CD">
          <w:t xml:space="preserve">Supplementary </w:t>
        </w:r>
      </w:ins>
      <w:r>
        <w:t>Table S</w:t>
      </w:r>
      <w:ins w:id="773" w:author="Antoni Luque Santolaria" w:date="2021-12-22T03:05:00Z">
        <w:r w:rsidR="003E12CD">
          <w:t>1</w:t>
        </w:r>
      </w:ins>
      <w:del w:id="774" w:author="Antoni Luque Santolaria" w:date="2021-12-22T03:05:00Z">
        <w:r w:rsidDel="003E12CD">
          <w:delText>I-5</w:delText>
        </w:r>
      </w:del>
      <w:r>
        <w:t xml:space="preserve">). In the last group, MCP similarities below 20%, the mean relative difference in T-number was </w:t>
      </w:r>
      <w:sdt>
        <w:sdtPr>
          <w:tag w:val="goog_rdk_111"/>
          <w:id w:val="-976303456"/>
        </w:sdtPr>
        <w:sdtEndPr/>
        <w:sdtContent>
          <w:ins w:id="775" w:author="Diana Lee" w:date="2021-12-15T08:35:00Z">
            <w:r>
              <w:t>63</w:t>
            </w:r>
          </w:ins>
        </w:sdtContent>
      </w:sdt>
      <w:sdt>
        <w:sdtPr>
          <w:tag w:val="goog_rdk_112"/>
          <w:id w:val="-1100101402"/>
        </w:sdtPr>
        <w:sdtEndPr/>
        <w:sdtContent>
          <w:del w:id="776" w:author="Diana Lee" w:date="2021-12-15T08:35:00Z">
            <w:r>
              <w:delText>62</w:delText>
            </w:r>
          </w:del>
        </w:sdtContent>
      </w:sdt>
      <w:r>
        <w:t xml:space="preserve">% with a broad range ranging from 0% to </w:t>
      </w:r>
      <w:sdt>
        <w:sdtPr>
          <w:tag w:val="goog_rdk_113"/>
          <w:id w:val="-2146583272"/>
        </w:sdtPr>
        <w:sdtEndPr/>
        <w:sdtContent>
          <w:ins w:id="777" w:author="Diana Lee" w:date="2021-12-15T08:36:00Z">
            <w:r>
              <w:t>699</w:t>
            </w:r>
          </w:ins>
        </w:sdtContent>
      </w:sdt>
      <w:sdt>
        <w:sdtPr>
          <w:tag w:val="goog_rdk_114"/>
          <w:id w:val="-1263685850"/>
        </w:sdtPr>
        <w:sdtEndPr/>
        <w:sdtContent>
          <w:del w:id="778" w:author="Diana Lee" w:date="2021-12-15T08:36:00Z">
            <w:r>
              <w:delText>421</w:delText>
            </w:r>
          </w:del>
        </w:sdtContent>
      </w:sdt>
      <w:r>
        <w:t>%. A subset of 14.</w:t>
      </w:r>
      <w:sdt>
        <w:sdtPr>
          <w:tag w:val="goog_rdk_115"/>
          <w:id w:val="-1501879155"/>
        </w:sdtPr>
        <w:sdtEndPr/>
        <w:sdtContent>
          <w:ins w:id="779" w:author="Diana Lee" w:date="2021-12-15T08:37:00Z">
            <w:r>
              <w:t>6</w:t>
            </w:r>
          </w:ins>
        </w:sdtContent>
      </w:sdt>
      <w:sdt>
        <w:sdtPr>
          <w:tag w:val="goog_rdk_116"/>
          <w:id w:val="-1845080392"/>
        </w:sdtPr>
        <w:sdtEndPr/>
        <w:sdtContent>
          <w:del w:id="780" w:author="Diana Lee" w:date="2021-12-15T08:37:00Z">
            <w:r>
              <w:delText>3</w:delText>
            </w:r>
          </w:del>
        </w:sdtContent>
      </w:sdt>
      <w:r>
        <w:t>% of the MCPs that shared less than 20% similarity were predicted to form the same capsid architecture. This implies that high protein sequence similarity is a good predictor of capsid architecture, but very distant protein sequences can form the same capsid architecture.</w:t>
      </w:r>
    </w:p>
    <w:p w14:paraId="478834B5" w14:textId="452DD12A" w:rsidR="00B325BA" w:rsidRDefault="00B325BA">
      <w:pPr>
        <w:spacing w:before="280" w:after="280" w:line="480" w:lineRule="auto"/>
        <w:rPr>
          <w:ins w:id="781" w:author="Antoni Luque Santolaria" w:date="2021-12-21T22:59:00Z"/>
        </w:rPr>
      </w:pPr>
      <w:ins w:id="782" w:author="Antoni Luque Santolaria" w:date="2021-12-21T22:59:00Z">
        <w:r w:rsidRPr="00FA73C5">
          <w:lastRenderedPageBreak/>
          <w:t xml:space="preserve">The phylogenetic </w:t>
        </w:r>
        <w:r>
          <w:t>analysis</w:t>
        </w:r>
        <w:r w:rsidRPr="00FA73C5">
          <w:t xml:space="preserve"> </w:t>
        </w:r>
      </w:ins>
      <w:ins w:id="783" w:author="Antoni Luque Santolaria" w:date="2021-12-21T23:00:00Z">
        <w:r>
          <w:t>of</w:t>
        </w:r>
      </w:ins>
      <w:ins w:id="784" w:author="Antoni Luque Santolaria" w:date="2021-12-21T22:59:00Z">
        <w:r>
          <w:t xml:space="preserve"> the major capsid protein sequences confirmed the </w:t>
        </w:r>
      </w:ins>
      <w:ins w:id="785" w:author="Antoni Luque Santolaria" w:date="2021-12-21T23:00:00Z">
        <w:r>
          <w:t>observation derived from the initial MCP-MCP similarity analysis. The tree</w:t>
        </w:r>
      </w:ins>
      <w:ins w:id="786" w:author="Antoni Luque Santolaria" w:date="2021-12-21T22:59:00Z">
        <w:r>
          <w:t xml:space="preserve"> </w:t>
        </w:r>
      </w:ins>
      <w:ins w:id="787" w:author="Antoni Luque Santolaria" w:date="2021-12-21T23:00:00Z">
        <w:r>
          <w:t>was</w:t>
        </w:r>
      </w:ins>
      <w:ins w:id="788" w:author="Antoni Luque Santolaria" w:date="2021-12-21T22:59:00Z">
        <w:r>
          <w:t xml:space="preserve"> very divergent due to the overall dissimilarity between proteins (Figure 5</w:t>
        </w:r>
      </w:ins>
      <w:ins w:id="789" w:author="Antoni Luque Santolaria" w:date="2021-12-21T23:01:00Z">
        <w:r>
          <w:t>b</w:t>
        </w:r>
      </w:ins>
      <w:ins w:id="790" w:author="Antoni Luque Santolaria" w:date="2021-12-21T23:10:00Z">
        <w:r w:rsidR="006E426C">
          <w:t>). Protein</w:t>
        </w:r>
      </w:ins>
      <w:ins w:id="791" w:author="Antoni Luque Santolaria" w:date="2021-12-21T23:02:00Z">
        <w:r>
          <w:t xml:space="preserve"> clusters</w:t>
        </w:r>
      </w:ins>
      <w:ins w:id="792" w:author="Antoni Luque Santolaria" w:date="2021-12-21T23:01:00Z">
        <w:r>
          <w:t xml:space="preserve"> </w:t>
        </w:r>
      </w:ins>
      <w:ins w:id="793" w:author="Antoni Luque Santolaria" w:date="2021-12-21T23:02:00Z">
        <w:r>
          <w:t xml:space="preserve">displayed </w:t>
        </w:r>
      </w:ins>
      <w:ins w:id="794" w:author="Antoni Luque Santolaria" w:date="2021-12-21T23:01:00Z">
        <w:r>
          <w:t xml:space="preserve">similar </w:t>
        </w:r>
      </w:ins>
      <w:ins w:id="795" w:author="Antoni Luque Santolaria" w:date="2021-12-21T23:02:00Z">
        <w:r>
          <w:t>predicted architectures</w:t>
        </w:r>
      </w:ins>
      <w:ins w:id="796" w:author="Antoni Luque Santolaria" w:date="2021-12-21T23:01:00Z">
        <w:r>
          <w:t xml:space="preserve">, but </w:t>
        </w:r>
      </w:ins>
      <w:ins w:id="797" w:author="Antoni Luque Santolaria" w:date="2021-12-21T23:02:00Z">
        <w:r>
          <w:t>such architec</w:t>
        </w:r>
      </w:ins>
      <w:ins w:id="798" w:author="Antoni Luque Santolaria" w:date="2021-12-21T23:03:00Z">
        <w:r>
          <w:t>ture was not unique and could be find in independent clusters</w:t>
        </w:r>
      </w:ins>
      <w:ins w:id="799" w:author="Antoni Luque Santolaria" w:date="2021-12-21T23:02:00Z">
        <w:r>
          <w:t xml:space="preserve">. </w:t>
        </w:r>
      </w:ins>
      <w:ins w:id="800" w:author="Antoni Luque Santolaria" w:date="2021-12-21T22:59:00Z">
        <w:r>
          <w:t xml:space="preserve">Three clades </w:t>
        </w:r>
      </w:ins>
      <w:ins w:id="801" w:author="Antoni Luque Santolaria" w:date="2021-12-21T23:03:00Z">
        <w:r>
          <w:t xml:space="preserve">contained </w:t>
        </w:r>
      </w:ins>
      <w:ins w:id="802" w:author="Antoni Luque Santolaria" w:date="2021-12-21T22:59:00Z">
        <w:r>
          <w:t>a larger number of similar proteins</w:t>
        </w:r>
      </w:ins>
      <w:ins w:id="803" w:author="Antoni Luque Santolaria" w:date="2021-12-21T23:03:00Z">
        <w:r w:rsidR="003D2AA8">
          <w:t>, displaying each s</w:t>
        </w:r>
      </w:ins>
      <w:ins w:id="804" w:author="Antoni Luque Santolaria" w:date="2021-12-21T23:04:00Z">
        <w:r w:rsidR="003D2AA8">
          <w:t xml:space="preserve">imilar </w:t>
        </w:r>
      </w:ins>
      <w:ins w:id="805" w:author="Antoni Luque Santolaria" w:date="2021-12-21T22:59:00Z">
        <w:r>
          <w:t>phage genome length</w:t>
        </w:r>
      </w:ins>
      <w:ins w:id="806" w:author="Antoni Luque Santolaria" w:date="2021-12-21T23:04:00Z">
        <w:r w:rsidR="003D2AA8">
          <w:t>s</w:t>
        </w:r>
      </w:ins>
      <w:ins w:id="807" w:author="Antoni Luque Santolaria" w:date="2021-12-21T22:59:00Z">
        <w:r>
          <w:t xml:space="preserve"> and capsid architecture</w:t>
        </w:r>
      </w:ins>
      <w:ins w:id="808" w:author="Antoni Luque Santolaria" w:date="2021-12-21T23:04:00Z">
        <w:r w:rsidR="003D2AA8">
          <w:t>s</w:t>
        </w:r>
      </w:ins>
      <w:ins w:id="809" w:author="Antoni Luque Santolaria" w:date="2021-12-21T23:06:00Z">
        <w:r w:rsidR="003D2AA8">
          <w:t xml:space="preserve"> (see highlighted groups in Figure 5c and Data File 5)</w:t>
        </w:r>
      </w:ins>
      <w:ins w:id="810" w:author="Antoni Luque Santolaria" w:date="2021-12-21T22:59:00Z">
        <w:r>
          <w:t>. Clade one (n</w:t>
        </w:r>
        <w:r w:rsidRPr="00C91BD8">
          <w:rPr>
            <w:i/>
            <w:iCs/>
            <w:vertAlign w:val="subscript"/>
          </w:rPr>
          <w:t>c1</w:t>
        </w:r>
        <w:r>
          <w:rPr>
            <w:vertAlign w:val="subscript"/>
          </w:rPr>
          <w:t xml:space="preserve"> </w:t>
        </w:r>
        <w:r>
          <w:t xml:space="preserve">= </w:t>
        </w:r>
      </w:ins>
      <w:ins w:id="811" w:author="Antoni Luque Santolaria" w:date="2021-12-21T23:04:00Z">
        <w:r w:rsidR="003D2AA8">
          <w:t>95</w:t>
        </w:r>
      </w:ins>
      <w:ins w:id="812" w:author="Antoni Luque Santolaria" w:date="2021-12-21T22:59:00Z">
        <w:r>
          <w:t xml:space="preserve">) </w:t>
        </w:r>
      </w:ins>
      <w:ins w:id="813" w:author="Antoni Luque Santolaria" w:date="2021-12-21T23:04:00Z">
        <w:r w:rsidR="003D2AA8">
          <w:t>adopted</w:t>
        </w:r>
      </w:ins>
      <w:ins w:id="814" w:author="Antoni Luque Santolaria" w:date="2021-12-21T22:59:00Z">
        <w:r>
          <w:t xml:space="preserve"> T = 19 capsids or slightly larger; clade two (n</w:t>
        </w:r>
        <w:r w:rsidRPr="00C91BD8">
          <w:rPr>
            <w:i/>
            <w:iCs/>
            <w:vertAlign w:val="subscript"/>
          </w:rPr>
          <w:t>c2</w:t>
        </w:r>
        <w:r>
          <w:t xml:space="preserve">=47) </w:t>
        </w:r>
      </w:ins>
      <w:ins w:id="815" w:author="Antoni Luque Santolaria" w:date="2021-12-21T23:04:00Z">
        <w:r w:rsidR="003D2AA8">
          <w:t>adopted</w:t>
        </w:r>
      </w:ins>
      <w:ins w:id="816" w:author="Antoni Luque Santolaria" w:date="2021-12-21T22:59:00Z">
        <w:r>
          <w:t xml:space="preserve"> T=16 and T=17.33</w:t>
        </w:r>
      </w:ins>
      <w:ins w:id="817" w:author="Antoni Luque Santolaria" w:date="2021-12-21T23:04:00Z">
        <w:r w:rsidR="003D2AA8">
          <w:t xml:space="preserve"> capsids</w:t>
        </w:r>
      </w:ins>
      <w:ins w:id="818" w:author="Antoni Luque Santolaria" w:date="2021-12-21T22:59:00Z">
        <w:r>
          <w:t>, and clade three (n</w:t>
        </w:r>
        <w:r w:rsidRPr="00C91BD8">
          <w:rPr>
            <w:i/>
            <w:iCs/>
            <w:vertAlign w:val="subscript"/>
          </w:rPr>
          <w:t>c3</w:t>
        </w:r>
        <w:r>
          <w:t xml:space="preserve">=64) </w:t>
        </w:r>
      </w:ins>
      <w:ins w:id="819" w:author="Antoni Luque Santolaria" w:date="2021-12-21T23:04:00Z">
        <w:r w:rsidR="003D2AA8">
          <w:t xml:space="preserve">adopted mostly elongated </w:t>
        </w:r>
      </w:ins>
      <w:ins w:id="820" w:author="Antoni Luque Santolaria" w:date="2021-12-21T23:05:00Z">
        <w:r w:rsidR="003D2AA8">
          <w:t xml:space="preserve">architectures and some </w:t>
        </w:r>
      </w:ins>
      <w:ins w:id="821" w:author="Antoni Luque Santolaria" w:date="2021-12-21T22:59:00Z">
        <w:r>
          <w:t xml:space="preserve">T=9 and T=9.33 architectures </w:t>
        </w:r>
      </w:ins>
      <w:ins w:id="822" w:author="Antoni Luque Santolaria" w:date="2021-12-21T23:05:00Z">
        <w:r w:rsidR="003D2AA8">
          <w:t>(all with similar genome lengths)</w:t>
        </w:r>
      </w:ins>
      <w:ins w:id="823" w:author="Antoni Luque Santolaria" w:date="2021-12-21T22:59:00Z">
        <w:r>
          <w:t xml:space="preserve">. </w:t>
        </w:r>
      </w:ins>
      <w:ins w:id="824" w:author="Antoni Luque Santolaria" w:date="2021-12-21T23:06:00Z">
        <w:r w:rsidR="003D2AA8">
          <w:t>T</w:t>
        </w:r>
      </w:ins>
      <w:ins w:id="825" w:author="Antoni Luque Santolaria" w:date="2021-12-21T22:59:00Z">
        <w:r>
          <w:t>hese architectures were not exclusive of these clades</w:t>
        </w:r>
      </w:ins>
      <w:ins w:id="826" w:author="Antoni Luque Santolaria" w:date="2021-12-21T23:06:00Z">
        <w:r w:rsidR="003D2AA8">
          <w:t>; other small divergent clusters also adopt them</w:t>
        </w:r>
      </w:ins>
      <w:ins w:id="827" w:author="Antoni Luque Santolaria" w:date="2021-12-21T22:59:00Z">
        <w:r>
          <w:t xml:space="preserve">. The frequent T=7 capsids were distributed in multiple groups across the tree. </w:t>
        </w:r>
      </w:ins>
      <w:ins w:id="828" w:author="Antoni Luque Santolaria" w:date="2021-12-21T23:07:00Z">
        <w:r w:rsidR="003D2AA8">
          <w:t>T</w:t>
        </w:r>
      </w:ins>
      <w:ins w:id="829" w:author="Antoni Luque Santolaria" w:date="2021-12-21T22:59:00Z">
        <w:r>
          <w:t xml:space="preserve">he </w:t>
        </w:r>
      </w:ins>
      <w:ins w:id="830" w:author="Antoni Luque Santolaria" w:date="2021-12-21T23:07:00Z">
        <w:r w:rsidR="003D2AA8">
          <w:t xml:space="preserve">phylogenetic </w:t>
        </w:r>
      </w:ins>
      <w:ins w:id="831" w:author="Antoni Luque Santolaria" w:date="2021-12-21T22:59:00Z">
        <w:r>
          <w:t xml:space="preserve">tree </w:t>
        </w:r>
      </w:ins>
      <w:ins w:id="832" w:author="Antoni Luque Santolaria" w:date="2021-12-21T23:08:00Z">
        <w:r w:rsidR="003D2AA8">
          <w:t xml:space="preserve">suggested </w:t>
        </w:r>
      </w:ins>
      <w:ins w:id="833" w:author="Antoni Luque Santolaria" w:date="2021-12-21T22:59:00Z">
        <w:r>
          <w:t xml:space="preserve">that </w:t>
        </w:r>
      </w:ins>
      <w:ins w:id="834" w:author="Antoni Luque Santolaria" w:date="2021-12-21T23:08:00Z">
        <w:r w:rsidR="003D2AA8">
          <w:t xml:space="preserve">similar </w:t>
        </w:r>
      </w:ins>
      <w:ins w:id="835" w:author="Antoni Luque Santolaria" w:date="2021-12-21T22:59:00Z">
        <w:r>
          <w:t xml:space="preserve">capsid architectures have emerged </w:t>
        </w:r>
      </w:ins>
      <w:ins w:id="836" w:author="Antoni Luque Santolaria" w:date="2021-12-21T23:08:00Z">
        <w:r w:rsidR="003D2AA8">
          <w:t>independently several</w:t>
        </w:r>
      </w:ins>
      <w:ins w:id="837" w:author="Antoni Luque Santolaria" w:date="2021-12-21T22:59:00Z">
        <w:r>
          <w:t xml:space="preserve"> times during tailed phage evolution.</w:t>
        </w:r>
      </w:ins>
      <w:ins w:id="838" w:author="Antoni Luque Santolaria" w:date="2021-12-22T01:12:00Z">
        <w:r w:rsidR="00F33F83">
          <w:t xml:space="preserve"> The alignment, </w:t>
        </w:r>
      </w:ins>
      <w:proofErr w:type="spellStart"/>
      <w:ins w:id="839" w:author="Antoni Luque Santolaria" w:date="2021-12-22T01:13:00Z">
        <w:r w:rsidR="00F33F83">
          <w:t>Newick</w:t>
        </w:r>
        <w:proofErr w:type="spellEnd"/>
        <w:r w:rsidR="00F33F83">
          <w:t xml:space="preserve"> format tree, vectorial render of the tree, and nodes associated to the three highlighted cl</w:t>
        </w:r>
      </w:ins>
      <w:ins w:id="840" w:author="Antoni Luque Santolaria" w:date="2021-12-22T01:14:00Z">
        <w:r w:rsidR="00F33F83">
          <w:t>ades are provided in Data Files 4-7.</w:t>
        </w:r>
      </w:ins>
    </w:p>
    <w:p w14:paraId="00000036" w14:textId="3271CB93" w:rsidR="00EC67FD" w:rsidRDefault="00386A43">
      <w:pPr>
        <w:spacing w:before="280" w:after="280" w:line="480" w:lineRule="auto"/>
        <w:rPr>
          <w:ins w:id="841" w:author="Antoni Luque Santolaria" w:date="2021-12-21T17:45:00Z"/>
        </w:rPr>
      </w:pPr>
      <w:del w:id="842" w:author="Antoni Luque Santolaria" w:date="2021-12-21T22:58:00Z">
        <w:r w:rsidDel="00B325BA">
          <w:delText xml:space="preserve"> </w:delText>
        </w:r>
      </w:del>
      <w:r>
        <w:t>The prediction of capsid architectures based on MCP-MCP similarity (MCP2T-PM model) assigned T-numbers to 9</w:t>
      </w:r>
      <w:sdt>
        <w:sdtPr>
          <w:tag w:val="goog_rdk_117"/>
          <w:id w:val="1143931024"/>
        </w:sdtPr>
        <w:sdtEndPr/>
        <w:sdtContent>
          <w:ins w:id="843" w:author="Diana Lee" w:date="2021-12-15T08:37:00Z">
            <w:r>
              <w:t>8</w:t>
            </w:r>
          </w:ins>
        </w:sdtContent>
      </w:sdt>
      <w:sdt>
        <w:sdtPr>
          <w:tag w:val="goog_rdk_118"/>
          <w:id w:val="-705945047"/>
        </w:sdtPr>
        <w:sdtEndPr/>
        <w:sdtContent>
          <w:del w:id="844" w:author="Diana Lee" w:date="2021-12-15T08:37:00Z">
            <w:r>
              <w:delText>5</w:delText>
            </w:r>
          </w:del>
        </w:sdtContent>
      </w:sdt>
      <w:r>
        <w:t>% of the test set with 7</w:t>
      </w:r>
      <w:sdt>
        <w:sdtPr>
          <w:tag w:val="goog_rdk_119"/>
          <w:id w:val="-998118473"/>
        </w:sdtPr>
        <w:sdtEndPr/>
        <w:sdtContent>
          <w:ins w:id="845" w:author="Diana Lee" w:date="2021-12-15T08:37:00Z">
            <w:r>
              <w:t>0</w:t>
            </w:r>
          </w:ins>
        </w:sdtContent>
      </w:sdt>
      <w:sdt>
        <w:sdtPr>
          <w:tag w:val="goog_rdk_120"/>
          <w:id w:val="998924612"/>
        </w:sdtPr>
        <w:sdtEndPr/>
        <w:sdtContent>
          <w:del w:id="846" w:author="Diana Lee" w:date="2021-12-15T08:37:00Z">
            <w:r>
              <w:delText>3</w:delText>
            </w:r>
          </w:del>
        </w:sdtContent>
      </w:sdt>
      <w:r>
        <w:t>% accuracy when the proximity did not require a minimum similarity threshold to make a prediction (Figure 5</w:t>
      </w:r>
      <w:ins w:id="847" w:author="Antoni Luque Santolaria" w:date="2021-12-21T23:08:00Z">
        <w:r w:rsidR="00F46342">
          <w:t>c</w:t>
        </w:r>
      </w:ins>
      <w:del w:id="848" w:author="Antoni Luque Santolaria" w:date="2021-12-21T23:08:00Z">
        <w:r w:rsidDel="00F46342">
          <w:delText>b</w:delText>
        </w:r>
      </w:del>
      <w:r>
        <w:t xml:space="preserve">). As the similarity percentage required to make a prediction increased, the accuracy increased slightly, reaching </w:t>
      </w:r>
      <w:sdt>
        <w:sdtPr>
          <w:tag w:val="goog_rdk_121"/>
          <w:id w:val="-901670986"/>
        </w:sdtPr>
        <w:sdtEndPr/>
        <w:sdtContent>
          <w:ins w:id="849" w:author="Diana Lee" w:date="2021-12-15T08:38:00Z">
            <w:r>
              <w:t>75</w:t>
            </w:r>
          </w:ins>
        </w:sdtContent>
      </w:sdt>
      <w:sdt>
        <w:sdtPr>
          <w:tag w:val="goog_rdk_122"/>
          <w:id w:val="-1844153202"/>
        </w:sdtPr>
        <w:sdtEndPr/>
        <w:sdtContent>
          <w:del w:id="850" w:author="Diana Lee" w:date="2021-12-15T08:38:00Z">
            <w:r>
              <w:delText>80</w:delText>
            </w:r>
          </w:del>
        </w:sdtContent>
      </w:sdt>
      <w:r>
        <w:t>% when requiring 90% similarity. However, above similarity thresholds of 20%, the number of</w:t>
      </w:r>
      <w:ins w:id="851" w:author="Antoni Luque Santolaria" w:date="2021-12-21T23:09:00Z">
        <w:r w:rsidR="00F46342">
          <w:t xml:space="preserve"> possible</w:t>
        </w:r>
      </w:ins>
      <w:del w:id="852" w:author="Antoni Luque Santolaria" w:date="2021-12-21T23:09:00Z">
        <w:r w:rsidDel="00F46342">
          <w:delText xml:space="preserve"> </w:delText>
        </w:r>
      </w:del>
      <w:customXmlDelRangeStart w:id="853" w:author="Antoni Luque Santolaria" w:date="2021-12-21T23:09:00Z"/>
      <w:sdt>
        <w:sdtPr>
          <w:tag w:val="goog_rdk_123"/>
          <w:id w:val="-755135790"/>
        </w:sdtPr>
        <w:sdtEndPr/>
        <w:sdtContent>
          <w:customXmlDelRangeEnd w:id="853"/>
          <w:ins w:id="854" w:author="Microsoft Office User" w:date="2021-12-01T11:08:00Z">
            <w:del w:id="855" w:author="Antoni Luque Santolaria" w:date="2021-12-21T23:09:00Z">
              <w:r w:rsidDel="00F46342">
                <w:delText>possible</w:delText>
              </w:r>
            </w:del>
            <w:r>
              <w:t xml:space="preserve"> </w:t>
            </w:r>
          </w:ins>
          <w:customXmlDelRangeStart w:id="856" w:author="Antoni Luque Santolaria" w:date="2021-12-21T23:09:00Z"/>
        </w:sdtContent>
      </w:sdt>
      <w:customXmlDelRangeEnd w:id="856"/>
      <w:r>
        <w:t xml:space="preserve">predictions </w:t>
      </w:r>
      <w:sdt>
        <w:sdtPr>
          <w:tag w:val="goog_rdk_124"/>
          <w:id w:val="-18323796"/>
        </w:sdtPr>
        <w:sdtEndPr/>
        <w:sdtContent>
          <w:del w:id="857" w:author="Microsoft Office User" w:date="2021-12-01T11:08:00Z">
            <w:r>
              <w:delText xml:space="preserve">possible </w:delText>
            </w:r>
          </w:del>
        </w:sdtContent>
      </w:sdt>
      <w:r>
        <w:t xml:space="preserve">decreased substantially, reaching </w:t>
      </w:r>
      <w:sdt>
        <w:sdtPr>
          <w:tag w:val="goog_rdk_125"/>
          <w:id w:val="886000200"/>
        </w:sdtPr>
        <w:sdtEndPr/>
        <w:sdtContent>
          <w:ins w:id="858" w:author="Diana Lee" w:date="2021-12-15T08:38:00Z">
            <w:r>
              <w:t>61</w:t>
            </w:r>
          </w:ins>
        </w:sdtContent>
      </w:sdt>
      <w:sdt>
        <w:sdtPr>
          <w:tag w:val="goog_rdk_126"/>
          <w:id w:val="150108508"/>
        </w:sdtPr>
        <w:sdtEndPr/>
        <w:sdtContent>
          <w:del w:id="859" w:author="Diana Lee" w:date="2021-12-15T08:38:00Z">
            <w:r>
              <w:delText>58</w:delText>
            </w:r>
          </w:del>
        </w:sdtContent>
      </w:sdt>
      <w:r>
        <w:t>% of the test dataset when requiring 90% similarity (Figure 5b).</w:t>
      </w:r>
    </w:p>
    <w:p w14:paraId="3D185562" w14:textId="01E68260" w:rsidR="00FA73C5" w:rsidRDefault="00FA73C5">
      <w:pPr>
        <w:spacing w:before="280" w:after="280" w:line="480" w:lineRule="auto"/>
      </w:pPr>
    </w:p>
    <w:p w14:paraId="363E1724" w14:textId="656B8DF1" w:rsidR="00C063D4" w:rsidRDefault="00386A43">
      <w:pPr>
        <w:spacing w:before="280" w:after="280" w:line="480" w:lineRule="auto"/>
        <w:rPr>
          <w:ins w:id="860" w:author="Antoni Luque Santolaria" w:date="2021-12-21T23:19:00Z"/>
        </w:rPr>
      </w:pPr>
      <w:r>
        <w:rPr>
          <w:b/>
        </w:rPr>
        <w:lastRenderedPageBreak/>
        <w:t>MCP amino-acid composition predicts capsid architecture with 74% accuracy.</w:t>
      </w:r>
      <w:r>
        <w:t xml:space="preserve"> The random forest model (MCP2T-RF) trained using the MCP/T library (n = </w:t>
      </w:r>
      <w:sdt>
        <w:sdtPr>
          <w:tag w:val="goog_rdk_127"/>
          <w:id w:val="719872514"/>
        </w:sdtPr>
        <w:sdtEndPr/>
        <w:sdtContent>
          <w:ins w:id="861" w:author="Diana Lee" w:date="2021-12-15T08:39:00Z">
            <w:r>
              <w:t>508</w:t>
            </w:r>
          </w:ins>
        </w:sdtContent>
      </w:sdt>
      <w:sdt>
        <w:sdtPr>
          <w:tag w:val="goog_rdk_128"/>
          <w:id w:val="1272742655"/>
        </w:sdtPr>
        <w:sdtEndPr/>
        <w:sdtContent>
          <w:del w:id="862" w:author="Diana Lee" w:date="2021-12-15T08:39:00Z">
            <w:r>
              <w:delText>494</w:delText>
            </w:r>
          </w:del>
        </w:sdtContent>
      </w:sdt>
      <w:r>
        <w:t xml:space="preserve"> out of </w:t>
      </w:r>
      <w:sdt>
        <w:sdtPr>
          <w:tag w:val="goog_rdk_129"/>
          <w:id w:val="-1012611793"/>
        </w:sdtPr>
        <w:sdtEndPr/>
        <w:sdtContent>
          <w:ins w:id="863" w:author="Diana Lee" w:date="2021-12-15T08:39:00Z">
            <w:r>
              <w:t>635</w:t>
            </w:r>
          </w:ins>
        </w:sdtContent>
      </w:sdt>
      <w:sdt>
        <w:sdtPr>
          <w:tag w:val="goog_rdk_130"/>
          <w:id w:val="-161318352"/>
        </w:sdtPr>
        <w:sdtEndPr/>
        <w:sdtContent>
          <w:del w:id="864" w:author="Diana Lee" w:date="2021-12-15T08:39:00Z">
            <w:r>
              <w:delText>617</w:delText>
            </w:r>
          </w:del>
        </w:sdtContent>
      </w:sdt>
      <w:r>
        <w:t xml:space="preserve"> in </w:t>
      </w:r>
      <w:proofErr w:type="gramStart"/>
      <w:r>
        <w:t>a</w:t>
      </w:r>
      <w:proofErr w:type="gramEnd"/>
      <w:r>
        <w:t xml:space="preserve"> 80/20 split) successfully identified</w:t>
      </w:r>
      <w:ins w:id="865" w:author="Antoni Luque Santolaria" w:date="2021-12-21T23:13:00Z">
        <w:r w:rsidR="00AA7232">
          <w:t xml:space="preserve"> on average</w:t>
        </w:r>
      </w:ins>
      <w:r>
        <w:t xml:space="preserve"> </w:t>
      </w:r>
      <w:del w:id="866" w:author="Diana Lee" w:date="2021-12-17T14:52:00Z">
        <w:r w:rsidDel="00E350EF">
          <w:delText>88%</w:delText>
        </w:r>
      </w:del>
      <w:r>
        <w:t xml:space="preserve"> </w:t>
      </w:r>
      <w:ins w:id="867" w:author="Diana Lee" w:date="2021-12-17T14:52:00Z">
        <w:r w:rsidR="00E350EF">
          <w:t xml:space="preserve">95.2% </w:t>
        </w:r>
        <w:r w:rsidR="00BD64A8">
          <w:t xml:space="preserve">± 2.2% </w:t>
        </w:r>
      </w:ins>
      <w:r>
        <w:t xml:space="preserve">of </w:t>
      </w:r>
      <w:del w:id="868" w:author="Diana Lee" w:date="2021-12-17T14:52:00Z">
        <w:r w:rsidDel="00BD64A8">
          <w:delText xml:space="preserve">the </w:delText>
        </w:r>
      </w:del>
      <w:ins w:id="869" w:author="Diana Lee" w:date="2021-12-17T14:52:00Z">
        <w:r w:rsidR="00BD64A8">
          <w:t>icosah</w:t>
        </w:r>
      </w:ins>
      <w:ins w:id="870" w:author="Diana Lee" w:date="2021-12-17T14:53:00Z">
        <w:r w:rsidR="00BD64A8">
          <w:t>edral</w:t>
        </w:r>
      </w:ins>
      <w:ins w:id="871" w:author="Diana Lee" w:date="2021-12-17T14:52:00Z">
        <w:r w:rsidR="00BD64A8">
          <w:t xml:space="preserve"> </w:t>
        </w:r>
      </w:ins>
      <w:r>
        <w:t xml:space="preserve">structures as </w:t>
      </w:r>
      <w:ins w:id="872" w:author="Diana Lee" w:date="2021-12-17T14:53:00Z">
        <w:r w:rsidR="00BD64A8">
          <w:t>icosahedral, and 53.4% ± 9.6% of the elongated structures as elongated</w:t>
        </w:r>
        <w:del w:id="873" w:author="Antoni Luque Santolaria" w:date="2021-12-21T23:13:00Z">
          <w:r w:rsidR="00BD64A8" w:rsidDel="00AA7232">
            <w:delText xml:space="preserve"> on average</w:delText>
          </w:r>
        </w:del>
        <w:r w:rsidR="00BD64A8">
          <w:t xml:space="preserve">. </w:t>
        </w:r>
      </w:ins>
      <w:del w:id="874" w:author="Diana Lee" w:date="2021-12-17T14:53:00Z">
        <w:r w:rsidDel="00BD64A8">
          <w:delText xml:space="preserve">either icosahedral or elongated </w:delText>
        </w:r>
      </w:del>
      <w:r>
        <w:t xml:space="preserve">(Figure 6a). The accuracy </w:t>
      </w:r>
      <w:del w:id="875" w:author="Antoni Luque Santolaria" w:date="2021-12-21T23:14:00Z">
        <w:r w:rsidDel="00AA7232">
          <w:delText>strongly depend</w:delText>
        </w:r>
      </w:del>
      <w:ins w:id="876" w:author="Antoni Luque Santolaria" w:date="2021-12-21T23:14:00Z">
        <w:r w:rsidR="00AA7232">
          <w:t>varied</w:t>
        </w:r>
      </w:ins>
      <w:del w:id="877" w:author="Antoni Luque Santolaria" w:date="2021-12-21T23:14:00Z">
        <w:r w:rsidDel="00AA7232">
          <w:delText>s</w:delText>
        </w:r>
      </w:del>
      <w:r>
        <w:t xml:space="preserve"> </w:t>
      </w:r>
      <w:ins w:id="878" w:author="Antoni Luque Santolaria" w:date="2021-12-21T23:14:00Z">
        <w:r w:rsidR="00AA7232">
          <w:t>across</w:t>
        </w:r>
      </w:ins>
      <w:del w:id="879" w:author="Antoni Luque Santolaria" w:date="2021-12-21T23:14:00Z">
        <w:r w:rsidDel="00AA7232">
          <w:delText>on the specific</w:delText>
        </w:r>
      </w:del>
      <w:r>
        <w:t xml:space="preserve"> T-number</w:t>
      </w:r>
      <w:ins w:id="880" w:author="Antoni Luque Santolaria" w:date="2021-12-21T23:14:00Z">
        <w:r w:rsidR="00AA7232">
          <w:t>s</w:t>
        </w:r>
      </w:ins>
      <w:r>
        <w:t xml:space="preserve"> (Figure 6b). For T=</w:t>
      </w:r>
      <w:sdt>
        <w:sdtPr>
          <w:tag w:val="goog_rdk_131"/>
          <w:id w:val="-523255126"/>
        </w:sdtPr>
        <w:sdtEndPr/>
        <w:sdtContent>
          <w:del w:id="881" w:author="Diana Lee" w:date="2021-12-15T09:30:00Z">
            <w:r>
              <w:delText>4, 12</w:delText>
            </w:r>
          </w:del>
        </w:sdtContent>
      </w:sdt>
      <w:r>
        <w:t xml:space="preserve">, </w:t>
      </w:r>
      <w:sdt>
        <w:sdtPr>
          <w:tag w:val="goog_rdk_132"/>
          <w:id w:val="1361163749"/>
        </w:sdtPr>
        <w:sdtEndPr/>
        <w:sdtContent>
          <w:ins w:id="882" w:author="Diana Lee" w:date="2021-12-15T09:30:00Z">
            <w:r>
              <w:t xml:space="preserve">7, </w:t>
            </w:r>
          </w:ins>
        </w:sdtContent>
      </w:sdt>
      <w:r>
        <w:t>16</w:t>
      </w:r>
      <w:sdt>
        <w:sdtPr>
          <w:tag w:val="goog_rdk_133"/>
          <w:id w:val="2061594973"/>
        </w:sdtPr>
        <w:sdtEndPr/>
        <w:sdtContent>
          <w:ins w:id="883" w:author="Antoni Luque Santolaria" w:date="2021-12-21T23:14:00Z">
            <w:r w:rsidR="00C063D4">
              <w:t>-</w:t>
            </w:r>
          </w:ins>
          <w:ins w:id="884" w:author="Diana Lee" w:date="2021-12-15T09:30:00Z">
            <w:del w:id="885" w:author="Antoni Luque Santolaria" w:date="2021-12-21T23:14:00Z">
              <w:r w:rsidDel="00C063D4">
                <w:delText xml:space="preserve"> &amp; </w:delText>
              </w:r>
            </w:del>
            <w:r>
              <w:t>17.33</w:t>
            </w:r>
          </w:ins>
        </w:sdtContent>
      </w:sdt>
      <w:r>
        <w:t xml:space="preserve">, </w:t>
      </w:r>
      <w:sdt>
        <w:sdtPr>
          <w:tag w:val="goog_rdk_134"/>
          <w:id w:val="1406037709"/>
        </w:sdtPr>
        <w:sdtEndPr/>
        <w:sdtContent>
          <w:ins w:id="886" w:author="Diana Lee" w:date="2021-12-15T09:30:00Z">
            <w:r>
              <w:t xml:space="preserve">and </w:t>
            </w:r>
          </w:ins>
        </w:sdtContent>
      </w:sdt>
      <w:r>
        <w:t xml:space="preserve">19, </w:t>
      </w:r>
      <w:sdt>
        <w:sdtPr>
          <w:tag w:val="goog_rdk_135"/>
          <w:id w:val="167220779"/>
        </w:sdtPr>
        <w:sdtEndPr/>
        <w:sdtContent>
          <w:del w:id="887" w:author="Diana Lee" w:date="2021-12-15T09:30:00Z">
            <w:r>
              <w:delText xml:space="preserve">and 31 </w:delText>
            </w:r>
          </w:del>
        </w:sdtContent>
      </w:sdt>
      <w:r>
        <w:t>the accuracy was above 80%</w:t>
      </w:r>
      <w:ins w:id="888" w:author="Antoni Luque Santolaria" w:date="2021-12-21T23:16:00Z">
        <w:r w:rsidR="00C063D4">
          <w:t>, while</w:t>
        </w:r>
      </w:ins>
      <w:del w:id="889" w:author="Antoni Luque Santolaria" w:date="2021-12-21T23:16:00Z">
        <w:r w:rsidDel="00C063D4">
          <w:delText>.</w:delText>
        </w:r>
      </w:del>
      <w:r>
        <w:t xml:space="preserve"> </w:t>
      </w:r>
      <w:ins w:id="890" w:author="Antoni Luque Santolaria" w:date="2021-12-21T23:16:00Z">
        <w:r w:rsidR="00C063D4">
          <w:t>f</w:t>
        </w:r>
      </w:ins>
      <w:del w:id="891" w:author="Antoni Luque Santolaria" w:date="2021-12-21T23:16:00Z">
        <w:r w:rsidDel="00C063D4">
          <w:delText>F</w:delText>
        </w:r>
      </w:del>
      <w:r>
        <w:t>or T=</w:t>
      </w:r>
      <w:sdt>
        <w:sdtPr>
          <w:tag w:val="goog_rdk_136"/>
          <w:id w:val="1565140109"/>
        </w:sdtPr>
        <w:sdtEndPr/>
        <w:sdtContent>
          <w:ins w:id="892" w:author="Diana Lee" w:date="2021-12-15T09:31:00Z">
            <w:r>
              <w:t>4</w:t>
            </w:r>
          </w:ins>
        </w:sdtContent>
      </w:sdt>
      <w:sdt>
        <w:sdtPr>
          <w:tag w:val="goog_rdk_137"/>
          <w:id w:val="1985342851"/>
        </w:sdtPr>
        <w:sdtEndPr/>
        <w:sdtContent>
          <w:del w:id="893" w:author="Diana Lee" w:date="2021-12-15T09:31:00Z">
            <w:r>
              <w:delText>9.33 and 21.33</w:delText>
            </w:r>
          </w:del>
        </w:sdtContent>
      </w:sdt>
      <w:ins w:id="894" w:author="Antoni Luque Santolaria" w:date="2021-12-21T23:16:00Z">
        <w:r w:rsidR="00C063D4">
          <w:t>,</w:t>
        </w:r>
      </w:ins>
      <w:del w:id="895" w:author="Antoni Luque Santolaria" w:date="2021-12-21T23:16:00Z">
        <w:r w:rsidDel="00C063D4">
          <w:delText>,</w:delText>
        </w:r>
      </w:del>
      <w:r>
        <w:t xml:space="preserve"> the accuracy was </w:t>
      </w:r>
      <w:ins w:id="896" w:author="Antoni Luque Santolaria" w:date="2021-12-21T23:16:00Z">
        <w:r w:rsidR="00C063D4">
          <w:t xml:space="preserve">just </w:t>
        </w:r>
      </w:ins>
      <w:r>
        <w:t>below 50%. The</w:t>
      </w:r>
      <w:del w:id="897" w:author="Antoni Luque Santolaria" w:date="2021-12-21T23:17:00Z">
        <w:r w:rsidDel="00C063D4">
          <w:delText xml:space="preserve"> </w:delText>
        </w:r>
      </w:del>
      <w:ins w:id="898" w:author="Antoni Luque Santolaria" w:date="2021-12-21T23:17:00Z">
        <w:r w:rsidR="00C063D4">
          <w:t xml:space="preserve"> </w:t>
        </w:r>
      </w:ins>
      <w:ins w:id="899" w:author="Antoni Luque Santolaria" w:date="2021-12-21T23:15:00Z">
        <w:r w:rsidR="00C063D4">
          <w:t>average accuracy</w:t>
        </w:r>
      </w:ins>
      <w:ins w:id="900" w:author="Antoni Luque Santolaria" w:date="2021-12-21T23:17:00Z">
        <w:r w:rsidR="00C063D4">
          <w:t xml:space="preserve"> was</w:t>
        </w:r>
      </w:ins>
      <w:del w:id="901" w:author="Antoni Luque Santolaria" w:date="2021-12-21T23:15:00Z">
        <w:r w:rsidDel="00C063D4">
          <w:delText>rest of T-numbers were predicted near the average accuracy of</w:delText>
        </w:r>
      </w:del>
      <w:r>
        <w:t xml:space="preserve"> 74%. </w:t>
      </w:r>
      <w:del w:id="902" w:author="Antoni Luque Santolaria" w:date="2021-12-21T23:18:00Z">
        <w:r w:rsidDel="00C063D4">
          <w:delText xml:space="preserve">The most frequent architectures yielded </w:delText>
        </w:r>
      </w:del>
      <w:customXmlDelRangeStart w:id="903" w:author="Antoni Luque Santolaria" w:date="2021-12-21T23:18:00Z"/>
      <w:sdt>
        <w:sdtPr>
          <w:tag w:val="goog_rdk_138"/>
          <w:id w:val="764652606"/>
        </w:sdtPr>
        <w:sdtEndPr/>
        <w:sdtContent>
          <w:customXmlDelRangeEnd w:id="903"/>
          <w:ins w:id="904" w:author="Diana Lee" w:date="2021-12-15T09:31:00Z">
            <w:del w:id="905" w:author="Antoni Luque Santolaria" w:date="2021-12-21T23:18:00Z">
              <w:r w:rsidDel="00C063D4">
                <w:delText>90</w:delText>
              </w:r>
            </w:del>
          </w:ins>
          <w:customXmlDelRangeStart w:id="906" w:author="Antoni Luque Santolaria" w:date="2021-12-21T23:18:00Z"/>
        </w:sdtContent>
      </w:sdt>
      <w:customXmlDelRangeEnd w:id="906"/>
      <w:customXmlDelRangeStart w:id="907" w:author="Antoni Luque Santolaria" w:date="2021-12-21T23:18:00Z"/>
      <w:sdt>
        <w:sdtPr>
          <w:tag w:val="goog_rdk_139"/>
          <w:id w:val="513115318"/>
        </w:sdtPr>
        <w:sdtEndPr/>
        <w:sdtContent>
          <w:customXmlDelRangeEnd w:id="907"/>
          <w:del w:id="908" w:author="Antoni Luque Santolaria" w:date="2021-12-21T23:18:00Z">
            <w:r w:rsidDel="00C063D4">
              <w:delText>80</w:delText>
            </w:r>
          </w:del>
          <w:customXmlDelRangeStart w:id="909" w:author="Antoni Luque Santolaria" w:date="2021-12-21T23:18:00Z"/>
        </w:sdtContent>
      </w:sdt>
      <w:customXmlDelRangeEnd w:id="909"/>
      <w:del w:id="910" w:author="Antoni Luque Santolaria" w:date="2021-12-21T23:18:00Z">
        <w:r w:rsidDel="00C063D4">
          <w:delText xml:space="preserve">% (T=7), </w:delText>
        </w:r>
      </w:del>
      <w:customXmlDelRangeStart w:id="911" w:author="Antoni Luque Santolaria" w:date="2021-12-21T23:18:00Z"/>
      <w:sdt>
        <w:sdtPr>
          <w:tag w:val="goog_rdk_140"/>
          <w:id w:val="-1461729495"/>
        </w:sdtPr>
        <w:sdtEndPr/>
        <w:sdtContent>
          <w:customXmlDelRangeEnd w:id="911"/>
          <w:ins w:id="912" w:author="Diana Lee" w:date="2021-12-15T09:32:00Z">
            <w:del w:id="913" w:author="Antoni Luque Santolaria" w:date="2021-12-21T23:18:00Z">
              <w:r w:rsidDel="00C063D4">
                <w:delText>60</w:delText>
              </w:r>
            </w:del>
          </w:ins>
          <w:customXmlDelRangeStart w:id="914" w:author="Antoni Luque Santolaria" w:date="2021-12-21T23:18:00Z"/>
        </w:sdtContent>
      </w:sdt>
      <w:customXmlDelRangeEnd w:id="914"/>
      <w:customXmlDelRangeStart w:id="915" w:author="Antoni Luque Santolaria" w:date="2021-12-21T23:18:00Z"/>
      <w:sdt>
        <w:sdtPr>
          <w:tag w:val="goog_rdk_141"/>
          <w:id w:val="-535886391"/>
        </w:sdtPr>
        <w:sdtEndPr/>
        <w:sdtContent>
          <w:customXmlDelRangeEnd w:id="915"/>
          <w:del w:id="916" w:author="Antoni Luque Santolaria" w:date="2021-12-21T23:18:00Z">
            <w:r w:rsidDel="00C063D4">
              <w:delText>82</w:delText>
            </w:r>
          </w:del>
          <w:customXmlDelRangeStart w:id="917" w:author="Antoni Luque Santolaria" w:date="2021-12-21T23:18:00Z"/>
        </w:sdtContent>
      </w:sdt>
      <w:customXmlDelRangeEnd w:id="917"/>
      <w:del w:id="918" w:author="Antoni Luque Santolaria" w:date="2021-12-21T23:18:00Z">
        <w:r w:rsidDel="00C063D4">
          <w:delText>% (T=9</w:delText>
        </w:r>
      </w:del>
      <w:customXmlDelRangeStart w:id="919" w:author="Antoni Luque Santolaria" w:date="2021-12-21T23:18:00Z"/>
      <w:sdt>
        <w:sdtPr>
          <w:tag w:val="goog_rdk_142"/>
          <w:id w:val="711160392"/>
        </w:sdtPr>
        <w:sdtEndPr/>
        <w:sdtContent>
          <w:customXmlDelRangeEnd w:id="919"/>
          <w:ins w:id="920" w:author="Diana Lee" w:date="2021-12-15T09:32:00Z">
            <w:del w:id="921" w:author="Antoni Luque Santolaria" w:date="2021-12-21T23:18:00Z">
              <w:r w:rsidDel="00C063D4">
                <w:delText xml:space="preserve"> &amp; 9.33</w:delText>
              </w:r>
            </w:del>
          </w:ins>
          <w:customXmlDelRangeStart w:id="922" w:author="Antoni Luque Santolaria" w:date="2021-12-21T23:18:00Z"/>
        </w:sdtContent>
      </w:sdt>
      <w:customXmlDelRangeEnd w:id="922"/>
      <w:del w:id="923" w:author="Antoni Luque Santolaria" w:date="2021-12-21T23:18:00Z">
        <w:r w:rsidDel="00C063D4">
          <w:delText xml:space="preserve">), and </w:delText>
        </w:r>
      </w:del>
      <w:customXmlDelRangeStart w:id="924" w:author="Antoni Luque Santolaria" w:date="2021-12-21T23:18:00Z"/>
      <w:sdt>
        <w:sdtPr>
          <w:tag w:val="goog_rdk_143"/>
          <w:id w:val="-1669552919"/>
        </w:sdtPr>
        <w:sdtEndPr/>
        <w:sdtContent>
          <w:customXmlDelRangeEnd w:id="924"/>
          <w:ins w:id="925" w:author="Diana Lee" w:date="2021-12-15T09:32:00Z">
            <w:del w:id="926" w:author="Antoni Luque Santolaria" w:date="2021-12-21T23:18:00Z">
              <w:r w:rsidDel="00C063D4">
                <w:delText>88</w:delText>
              </w:r>
            </w:del>
          </w:ins>
          <w:customXmlDelRangeStart w:id="927" w:author="Antoni Luque Santolaria" w:date="2021-12-21T23:18:00Z"/>
        </w:sdtContent>
      </w:sdt>
      <w:customXmlDelRangeEnd w:id="927"/>
      <w:customXmlDelRangeStart w:id="928" w:author="Antoni Luque Santolaria" w:date="2021-12-21T23:18:00Z"/>
      <w:sdt>
        <w:sdtPr>
          <w:tag w:val="goog_rdk_144"/>
          <w:id w:val="-252823997"/>
        </w:sdtPr>
        <w:sdtEndPr/>
        <w:sdtContent>
          <w:customXmlDelRangeEnd w:id="928"/>
          <w:del w:id="929" w:author="Antoni Luque Santolaria" w:date="2021-12-21T23:18:00Z">
            <w:r w:rsidDel="00C063D4">
              <w:delText>86</w:delText>
            </w:r>
          </w:del>
          <w:customXmlDelRangeStart w:id="930" w:author="Antoni Luque Santolaria" w:date="2021-12-21T23:18:00Z"/>
        </w:sdtContent>
      </w:sdt>
      <w:customXmlDelRangeEnd w:id="930"/>
      <w:del w:id="931" w:author="Antoni Luque Santolaria" w:date="2021-12-21T23:18:00Z">
        <w:r w:rsidDel="00C063D4">
          <w:delText xml:space="preserve">% (T=19) accuracy </w:delText>
        </w:r>
      </w:del>
      <w:r>
        <w:t>(</w:t>
      </w:r>
      <w:proofErr w:type="gramStart"/>
      <w:r>
        <w:t>see</w:t>
      </w:r>
      <w:proofErr w:type="gramEnd"/>
      <w:r>
        <w:t xml:space="preserve"> </w:t>
      </w:r>
      <w:ins w:id="932" w:author="Antoni Luque Santolaria" w:date="2021-12-22T03:07:00Z">
        <w:r w:rsidR="00775FE2">
          <w:t>Supplementary Figure S4</w:t>
        </w:r>
      </w:ins>
      <w:del w:id="933" w:author="Antoni Luque Santolaria" w:date="2021-12-22T03:07:00Z">
        <w:r w:rsidDel="00775FE2">
          <w:delText>SI-6</w:delText>
        </w:r>
      </w:del>
      <w:r>
        <w:t xml:space="preserve"> for further details on the T-number confusion matrix). </w:t>
      </w:r>
      <w:sdt>
        <w:sdtPr>
          <w:tag w:val="goog_rdk_145"/>
          <w:id w:val="-3293830"/>
        </w:sdtPr>
        <w:sdtEndPr/>
        <w:sdtContent/>
      </w:sdt>
      <w:r>
        <w:t>The most relevant amin</w:t>
      </w:r>
      <w:ins w:id="934" w:author="Antoni Luque Santolaria" w:date="2021-12-21T23:18:00Z">
        <w:r w:rsidR="00C063D4">
          <w:t xml:space="preserve">o </w:t>
        </w:r>
      </w:ins>
      <w:del w:id="935" w:author="Antoni Luque Santolaria" w:date="2021-12-21T23:18:00Z">
        <w:r w:rsidDel="00C063D4">
          <w:delText>o-</w:delText>
        </w:r>
      </w:del>
      <w:r>
        <w:t xml:space="preserve">acid sequence features classifying the T-number were </w:t>
      </w:r>
      <w:ins w:id="936" w:author="Antoni Luque Santolaria" w:date="2021-12-21T23:18:00Z">
        <w:r w:rsidR="00C063D4">
          <w:t xml:space="preserve">the </w:t>
        </w:r>
      </w:ins>
      <w:r>
        <w:t>amino</w:t>
      </w:r>
      <w:ins w:id="937" w:author="Antoni Luque Santolaria" w:date="2021-12-21T23:18:00Z">
        <w:r w:rsidR="00C063D4">
          <w:t xml:space="preserve"> </w:t>
        </w:r>
      </w:ins>
      <w:del w:id="938" w:author="Antoni Luque Santolaria" w:date="2021-12-21T23:18:00Z">
        <w:r w:rsidDel="00C063D4">
          <w:delText>-</w:delText>
        </w:r>
      </w:del>
      <w:r>
        <w:t>acid length (</w:t>
      </w:r>
      <w:proofErr w:type="spellStart"/>
      <w:r>
        <w:t>l</w:t>
      </w:r>
      <w:ins w:id="939" w:author="Antoni Luque Santolaria" w:date="2021-12-22T04:14:00Z">
        <w:r w:rsidR="00832FD2">
          <w:t>en</w:t>
        </w:r>
      </w:ins>
      <w:proofErr w:type="spellEnd"/>
      <w:r>
        <w:t>) and frequenc</w:t>
      </w:r>
      <w:ins w:id="940" w:author="Antoni Luque Santolaria" w:date="2021-12-21T23:19:00Z">
        <w:r w:rsidR="00C063D4">
          <w:t>ies</w:t>
        </w:r>
      </w:ins>
      <w:del w:id="941" w:author="Antoni Luque Santolaria" w:date="2021-12-21T23:19:00Z">
        <w:r w:rsidDel="00C063D4">
          <w:delText>y</w:delText>
        </w:r>
      </w:del>
      <w:r>
        <w:t xml:space="preserve"> of glycine (G), </w:t>
      </w:r>
      <w:del w:id="942" w:author="Antoni Luque Santolaria" w:date="2021-12-22T04:14:00Z">
        <w:r w:rsidDel="00832FD2">
          <w:delText xml:space="preserve">threonine </w:delText>
        </w:r>
      </w:del>
      <w:ins w:id="943" w:author="Antoni Luque Santolaria" w:date="2021-12-22T04:14:00Z">
        <w:r w:rsidR="00832FD2">
          <w:t>alanine</w:t>
        </w:r>
        <w:r w:rsidR="00832FD2">
          <w:t xml:space="preserve"> </w:t>
        </w:r>
      </w:ins>
      <w:r>
        <w:t>(</w:t>
      </w:r>
      <w:del w:id="944" w:author="Antoni Luque Santolaria" w:date="2021-12-22T04:14:00Z">
        <w:r w:rsidDel="00832FD2">
          <w:delText>T</w:delText>
        </w:r>
      </w:del>
      <w:ins w:id="945" w:author="Antoni Luque Santolaria" w:date="2021-12-22T04:14:00Z">
        <w:r w:rsidR="00832FD2">
          <w:t>A</w:t>
        </w:r>
      </w:ins>
      <w:r>
        <w:t xml:space="preserve">), </w:t>
      </w:r>
      <w:ins w:id="946" w:author="Antoni Luque Santolaria" w:date="2021-12-22T04:14:00Z">
        <w:r w:rsidR="00832FD2">
          <w:t xml:space="preserve">and </w:t>
        </w:r>
      </w:ins>
      <w:ins w:id="947" w:author="Antoni Luque Santolaria" w:date="2021-12-22T04:15:00Z">
        <w:r w:rsidR="00832FD2">
          <w:t>phenylalanine</w:t>
        </w:r>
      </w:ins>
      <w:del w:id="948" w:author="Antoni Luque Santolaria" w:date="2021-12-22T04:15:00Z">
        <w:r w:rsidDel="00832FD2">
          <w:delText>cysteine</w:delText>
        </w:r>
      </w:del>
      <w:r>
        <w:t xml:space="preserve"> (</w:t>
      </w:r>
      <w:ins w:id="949" w:author="Antoni Luque Santolaria" w:date="2021-12-22T04:15:00Z">
        <w:r w:rsidR="00832FD2">
          <w:t>F</w:t>
        </w:r>
      </w:ins>
      <w:del w:id="950" w:author="Antoni Luque Santolaria" w:date="2021-12-22T04:15:00Z">
        <w:r w:rsidDel="00832FD2">
          <w:delText>C</w:delText>
        </w:r>
      </w:del>
      <w:r>
        <w:t>)</w:t>
      </w:r>
      <w:del w:id="951" w:author="Antoni Luque Santolaria" w:date="2021-12-22T04:15:00Z">
        <w:r w:rsidDel="00832FD2">
          <w:delText>, and histidine (H)</w:delText>
        </w:r>
      </w:del>
      <w:r>
        <w:t xml:space="preserve"> (</w:t>
      </w:r>
      <w:ins w:id="952" w:author="Antoni Luque Santolaria" w:date="2021-12-22T03:02:00Z">
        <w:r w:rsidR="004149F4">
          <w:t xml:space="preserve">Supplementary </w:t>
        </w:r>
      </w:ins>
      <w:r>
        <w:t>Figure S</w:t>
      </w:r>
      <w:ins w:id="953" w:author="Antoni Luque Santolaria" w:date="2021-12-22T03:06:00Z">
        <w:r w:rsidR="00775FE2">
          <w:t>5</w:t>
        </w:r>
      </w:ins>
      <w:del w:id="954" w:author="Antoni Luque Santolaria" w:date="2021-12-22T03:02:00Z">
        <w:r w:rsidDel="004149F4">
          <w:delText>I-3</w:delText>
        </w:r>
      </w:del>
      <w:r>
        <w:t>).</w:t>
      </w:r>
    </w:p>
    <w:p w14:paraId="6957793C" w14:textId="2B2AB09C" w:rsidR="00AC51E4" w:rsidRDefault="00C063D4">
      <w:pPr>
        <w:spacing w:before="280" w:after="280" w:line="480" w:lineRule="auto"/>
        <w:rPr>
          <w:ins w:id="955" w:author="Antoni Luque Santolaria" w:date="2021-12-21T19:41:00Z"/>
        </w:rPr>
      </w:pPr>
      <w:ins w:id="956" w:author="Antoni Luque Santolaria" w:date="2021-12-21T23:19:00Z">
        <w:r>
          <w:t xml:space="preserve">To obtain further insight about the </w:t>
        </w:r>
      </w:ins>
      <w:ins w:id="957" w:author="Antoni Luque Santolaria" w:date="2021-12-21T23:20:00Z">
        <w:r w:rsidR="002D6EE8">
          <w:t xml:space="preserve">random forest model, </w:t>
        </w:r>
      </w:ins>
      <w:ins w:id="958" w:author="Antoni Luque Santolaria" w:date="2021-12-21T23:19:00Z">
        <w:r>
          <w:t>the amino acid sequence features</w:t>
        </w:r>
      </w:ins>
      <w:ins w:id="959" w:author="Antoni Luque Santolaria" w:date="2021-12-21T23:20:00Z">
        <w:r w:rsidR="002D6EE8">
          <w:t xml:space="preserve"> were investigated for</w:t>
        </w:r>
      </w:ins>
      <w:ins w:id="960" w:author="Antoni Luque Santolaria" w:date="2021-12-21T23:19:00Z">
        <w:r>
          <w:t xml:space="preserve"> the </w:t>
        </w:r>
      </w:ins>
      <w:ins w:id="961" w:author="Antoni Luque Santolaria" w:date="2021-12-21T19:42:00Z">
        <w:r w:rsidR="00AC51E4">
          <w:t xml:space="preserve">three large clades identified </w:t>
        </w:r>
      </w:ins>
      <w:ins w:id="962" w:author="Antoni Luque Santolaria" w:date="2021-12-21T23:19:00Z">
        <w:r>
          <w:t>in</w:t>
        </w:r>
      </w:ins>
      <w:ins w:id="963" w:author="Antoni Luque Santolaria" w:date="2021-12-21T19:42:00Z">
        <w:r w:rsidR="00AC51E4">
          <w:t xml:space="preserve"> the phylogenetic analysis</w:t>
        </w:r>
      </w:ins>
      <w:ins w:id="964" w:author="Antoni Luque Santolaria" w:date="2021-12-21T23:20:00Z">
        <w:r w:rsidR="002D6EE8">
          <w:t>. Clade 1 and clade 3</w:t>
        </w:r>
      </w:ins>
      <w:ins w:id="965" w:author="Antoni Luque Santolaria" w:date="2021-12-21T19:43:00Z">
        <w:r w:rsidR="00AC51E4">
          <w:t xml:space="preserve"> displayed</w:t>
        </w:r>
      </w:ins>
      <w:ins w:id="966" w:author="Antoni Luque Santolaria" w:date="2021-12-21T23:21:00Z">
        <w:r w:rsidR="002D6EE8">
          <w:t>, respectively, three and</w:t>
        </w:r>
      </w:ins>
      <w:ins w:id="967" w:author="Antoni Luque Santolaria" w:date="2021-12-21T19:43:00Z">
        <w:r w:rsidR="00AC51E4">
          <w:t xml:space="preserve"> </w:t>
        </w:r>
      </w:ins>
      <w:ins w:id="968" w:author="Antoni Luque Santolaria" w:date="2021-12-21T23:21:00Z">
        <w:r w:rsidR="002D6EE8">
          <w:t xml:space="preserve">two </w:t>
        </w:r>
      </w:ins>
      <w:ins w:id="969" w:author="Antoni Luque Santolaria" w:date="2021-12-21T19:43:00Z">
        <w:r w:rsidR="00AC51E4">
          <w:t>amino</w:t>
        </w:r>
      </w:ins>
      <w:ins w:id="970" w:author="Antoni Luque Santolaria" w:date="2021-12-21T23:20:00Z">
        <w:r w:rsidR="002D6EE8">
          <w:t xml:space="preserve"> </w:t>
        </w:r>
      </w:ins>
      <w:ins w:id="971" w:author="Antoni Luque Santolaria" w:date="2021-12-21T19:43:00Z">
        <w:r w:rsidR="00AC51E4">
          <w:t xml:space="preserve">acid </w:t>
        </w:r>
      </w:ins>
      <w:ins w:id="972" w:author="Antoni Luque Santolaria" w:date="2021-12-21T23:21:00Z">
        <w:r w:rsidR="002D6EE8">
          <w:t xml:space="preserve">sequence </w:t>
        </w:r>
      </w:ins>
      <w:ins w:id="973" w:author="Antoni Luque Santolaria" w:date="2021-12-21T19:43:00Z">
        <w:r w:rsidR="00AC51E4">
          <w:t>features</w:t>
        </w:r>
      </w:ins>
      <w:ins w:id="974" w:author="Antoni Luque Santolaria" w:date="2021-12-21T23:21:00Z">
        <w:r w:rsidR="002D6EE8">
          <w:t xml:space="preserve"> in their MCPs</w:t>
        </w:r>
      </w:ins>
      <w:ins w:id="975" w:author="Antoni Luque Santolaria" w:date="2021-12-21T19:43:00Z">
        <w:r w:rsidR="00AC51E4">
          <w:t xml:space="preserve"> that departed</w:t>
        </w:r>
      </w:ins>
      <w:ins w:id="976" w:author="Antoni Luque Santolaria" w:date="2021-12-21T23:22:00Z">
        <w:r w:rsidR="002D6EE8">
          <w:t xml:space="preserve"> significantly</w:t>
        </w:r>
      </w:ins>
      <w:ins w:id="977" w:author="Antoni Luque Santolaria" w:date="2021-12-21T19:43:00Z">
        <w:r w:rsidR="00AC51E4">
          <w:t xml:space="preserve"> from the average features in the MCP/T library</w:t>
        </w:r>
      </w:ins>
      <w:ins w:id="978" w:author="Antoni Luque Santolaria" w:date="2021-12-22T03:08:00Z">
        <w:r w:rsidR="003336FC">
          <w:t xml:space="preserve"> (Supplementary Table S2)</w:t>
        </w:r>
      </w:ins>
      <w:ins w:id="979" w:author="Antoni Luque Santolaria" w:date="2021-12-21T19:43:00Z">
        <w:r w:rsidR="00AC51E4">
          <w:t xml:space="preserve">. </w:t>
        </w:r>
      </w:ins>
      <w:ins w:id="980" w:author="Antoni Luque Santolaria" w:date="2021-12-21T23:21:00Z">
        <w:r w:rsidR="002D6EE8">
          <w:t>C</w:t>
        </w:r>
      </w:ins>
      <w:ins w:id="981" w:author="Antoni Luque Santolaria" w:date="2021-12-21T19:44:00Z">
        <w:r w:rsidR="00AC51E4">
          <w:t>lade 1</w:t>
        </w:r>
      </w:ins>
      <w:ins w:id="982" w:author="Antoni Luque Santolaria" w:date="2021-12-21T23:22:00Z">
        <w:r w:rsidR="002D6EE8">
          <w:t xml:space="preserve"> (</w:t>
        </w:r>
      </w:ins>
      <w:ins w:id="983" w:author="Antoni Luque Santolaria" w:date="2021-12-21T19:44:00Z">
        <w:r w:rsidR="00AC51E4">
          <w:t>characterized by T=19 capsid structures</w:t>
        </w:r>
      </w:ins>
      <w:ins w:id="984" w:author="Antoni Luque Santolaria" w:date="2021-12-21T23:22:00Z">
        <w:r w:rsidR="002D6EE8">
          <w:t>)</w:t>
        </w:r>
      </w:ins>
      <w:ins w:id="985" w:author="Antoni Luque Santolaria" w:date="2021-12-21T19:44:00Z">
        <w:r w:rsidR="00AC51E4">
          <w:t xml:space="preserve"> displayed </w:t>
        </w:r>
      </w:ins>
      <w:ins w:id="986" w:author="Antoni Luque Santolaria" w:date="2021-12-21T19:45:00Z">
        <w:r w:rsidR="00AC51E4">
          <w:t>MCP</w:t>
        </w:r>
      </w:ins>
      <w:ins w:id="987" w:author="Antoni Luque Santolaria" w:date="2021-12-21T23:23:00Z">
        <w:r w:rsidR="002D6EE8">
          <w:t xml:space="preserve"> sequences with a larger average number of amino acids</w:t>
        </w:r>
      </w:ins>
      <w:ins w:id="988" w:author="Antoni Luque Santolaria" w:date="2021-12-21T19:44:00Z">
        <w:r w:rsidR="00AC51E4">
          <w:t xml:space="preserve"> (</w:t>
        </w:r>
      </w:ins>
      <w:ins w:id="989" w:author="Antoni Luque Santolaria" w:date="2021-12-21T19:49:00Z">
        <w:r w:rsidR="00707864">
          <w:t xml:space="preserve">498 </w:t>
        </w:r>
      </w:ins>
      <w:ins w:id="990" w:author="Antoni Luque Santolaria" w:date="2021-12-21T19:55:00Z">
        <w:r w:rsidR="00011ADE">
          <w:t>versus 391</w:t>
        </w:r>
      </w:ins>
      <w:ins w:id="991" w:author="Antoni Luque Santolaria" w:date="2021-12-21T19:44:00Z">
        <w:r w:rsidR="00AC51E4">
          <w:t>)</w:t>
        </w:r>
      </w:ins>
      <w:ins w:id="992" w:author="Antoni Luque Santolaria" w:date="2021-12-21T19:46:00Z">
        <w:r w:rsidR="00AC51E4">
          <w:t xml:space="preserve">, </w:t>
        </w:r>
      </w:ins>
      <w:ins w:id="993" w:author="Antoni Luque Santolaria" w:date="2021-12-21T23:23:00Z">
        <w:r w:rsidR="002D6EE8">
          <w:t xml:space="preserve">average </w:t>
        </w:r>
      </w:ins>
      <w:ins w:id="994" w:author="Antoni Luque Santolaria" w:date="2021-12-21T19:46:00Z">
        <w:r w:rsidR="00AC51E4">
          <w:t xml:space="preserve">glycine </w:t>
        </w:r>
      </w:ins>
      <w:ins w:id="995" w:author="Antoni Luque Santolaria" w:date="2021-12-21T23:23:00Z">
        <w:r w:rsidR="002D6EE8">
          <w:t xml:space="preserve">enrichment </w:t>
        </w:r>
      </w:ins>
      <w:ins w:id="996" w:author="Antoni Luque Santolaria" w:date="2021-12-21T19:50:00Z">
        <w:r w:rsidR="00707864">
          <w:t>(</w:t>
        </w:r>
      </w:ins>
      <w:ins w:id="997" w:author="Antoni Luque Santolaria" w:date="2021-12-21T19:51:00Z">
        <w:r w:rsidR="00707864">
          <w:t>9.6% of the sequence</w:t>
        </w:r>
      </w:ins>
      <w:ins w:id="998" w:author="Antoni Luque Santolaria" w:date="2021-12-21T19:56:00Z">
        <w:r w:rsidR="00011ADE">
          <w:t xml:space="preserve"> versus 7.8%</w:t>
        </w:r>
      </w:ins>
      <w:ins w:id="999" w:author="Antoni Luque Santolaria" w:date="2021-12-21T19:50:00Z">
        <w:r w:rsidR="00707864">
          <w:t>)</w:t>
        </w:r>
      </w:ins>
      <w:ins w:id="1000" w:author="Antoni Luque Santolaria" w:date="2021-12-21T19:51:00Z">
        <w:r w:rsidR="00707864">
          <w:t xml:space="preserve">, </w:t>
        </w:r>
      </w:ins>
      <w:ins w:id="1001" w:author="Antoni Luque Santolaria" w:date="2021-12-21T19:46:00Z">
        <w:r w:rsidR="00AC51E4">
          <w:t xml:space="preserve">and </w:t>
        </w:r>
      </w:ins>
      <w:ins w:id="1002" w:author="Antoni Luque Santolaria" w:date="2021-12-21T23:24:00Z">
        <w:r w:rsidR="002D6EE8">
          <w:t xml:space="preserve">average </w:t>
        </w:r>
      </w:ins>
      <w:ins w:id="1003" w:author="Antoni Luque Santolaria" w:date="2021-12-22T00:51:00Z">
        <w:r w:rsidR="004237B6">
          <w:t>impoverishment</w:t>
        </w:r>
      </w:ins>
      <w:ins w:id="1004" w:author="Antoni Luque Santolaria" w:date="2021-12-21T19:46:00Z">
        <w:r w:rsidR="00AC51E4">
          <w:t xml:space="preserve"> o</w:t>
        </w:r>
      </w:ins>
      <w:ins w:id="1005" w:author="Antoni Luque Santolaria" w:date="2021-12-21T23:24:00Z">
        <w:r w:rsidR="002D6EE8">
          <w:t>f</w:t>
        </w:r>
      </w:ins>
      <w:ins w:id="1006" w:author="Antoni Luque Santolaria" w:date="2021-12-21T19:46:00Z">
        <w:r w:rsidR="00AC51E4">
          <w:t xml:space="preserve"> leucine</w:t>
        </w:r>
      </w:ins>
      <w:ins w:id="1007" w:author="Antoni Luque Santolaria" w:date="2021-12-21T19:52:00Z">
        <w:r w:rsidR="00707864">
          <w:t xml:space="preserve"> (</w:t>
        </w:r>
      </w:ins>
      <w:ins w:id="1008" w:author="Antoni Luque Santolaria" w:date="2021-12-21T19:53:00Z">
        <w:r w:rsidR="00011ADE">
          <w:t xml:space="preserve">6.4% of the sequence </w:t>
        </w:r>
      </w:ins>
      <w:ins w:id="1009" w:author="Antoni Luque Santolaria" w:date="2021-12-21T19:56:00Z">
        <w:r w:rsidR="00011ADE">
          <w:t>versus 7.9%</w:t>
        </w:r>
      </w:ins>
      <w:ins w:id="1010" w:author="Antoni Luque Santolaria" w:date="2021-12-21T19:52:00Z">
        <w:r w:rsidR="00707864">
          <w:t>)</w:t>
        </w:r>
      </w:ins>
      <w:ins w:id="1011" w:author="Antoni Luque Santolaria" w:date="2021-12-21T19:46:00Z">
        <w:r w:rsidR="00AC51E4">
          <w:t>. Clade 3</w:t>
        </w:r>
      </w:ins>
      <w:ins w:id="1012" w:author="Antoni Luque Santolaria" w:date="2021-12-21T23:24:00Z">
        <w:r w:rsidR="002D6EE8">
          <w:t>’s MCPs (</w:t>
        </w:r>
      </w:ins>
      <w:ins w:id="1013" w:author="Antoni Luque Santolaria" w:date="2021-12-21T19:46:00Z">
        <w:r w:rsidR="00AC51E4">
          <w:t xml:space="preserve">characterized by elongated structures </w:t>
        </w:r>
        <w:r w:rsidR="00707864">
          <w:t xml:space="preserve">near </w:t>
        </w:r>
        <w:r w:rsidR="00AC51E4">
          <w:t xml:space="preserve">T=9 </w:t>
        </w:r>
        <w:r w:rsidR="00707864">
          <w:t>architectures</w:t>
        </w:r>
      </w:ins>
      <w:ins w:id="1014" w:author="Antoni Luque Santolaria" w:date="2021-12-21T23:24:00Z">
        <w:r w:rsidR="002D6EE8">
          <w:t>)</w:t>
        </w:r>
      </w:ins>
      <w:ins w:id="1015" w:author="Antoni Luque Santolaria" w:date="2021-12-21T19:46:00Z">
        <w:r w:rsidR="00707864">
          <w:t xml:space="preserve"> </w:t>
        </w:r>
      </w:ins>
      <w:ins w:id="1016" w:author="Antoni Luque Santolaria" w:date="2021-12-21T23:24:00Z">
        <w:r w:rsidR="002D6EE8">
          <w:t>were on average</w:t>
        </w:r>
      </w:ins>
      <w:ins w:id="1017" w:author="Antoni Luque Santolaria" w:date="2021-12-21T19:47:00Z">
        <w:r w:rsidR="00707864">
          <w:t xml:space="preserve"> enriched in tryptophan </w:t>
        </w:r>
      </w:ins>
      <w:ins w:id="1018" w:author="Antoni Luque Santolaria" w:date="2021-12-21T19:53:00Z">
        <w:r w:rsidR="00011ADE">
          <w:t>(</w:t>
        </w:r>
      </w:ins>
      <w:ins w:id="1019" w:author="Antoni Luque Santolaria" w:date="2021-12-21T19:54:00Z">
        <w:r w:rsidR="00011ADE">
          <w:t xml:space="preserve">1.5% of the sequence </w:t>
        </w:r>
      </w:ins>
      <w:ins w:id="1020" w:author="Antoni Luque Santolaria" w:date="2021-12-21T19:57:00Z">
        <w:r w:rsidR="00011ADE">
          <w:t>versus 0.9%</w:t>
        </w:r>
      </w:ins>
      <w:ins w:id="1021" w:author="Antoni Luque Santolaria" w:date="2021-12-21T19:53:00Z">
        <w:r w:rsidR="00011ADE">
          <w:t xml:space="preserve">) </w:t>
        </w:r>
      </w:ins>
      <w:ins w:id="1022" w:author="Antoni Luque Santolaria" w:date="2021-12-21T19:47:00Z">
        <w:r w:rsidR="00707864">
          <w:t>and impov</w:t>
        </w:r>
      </w:ins>
      <w:ins w:id="1023" w:author="Antoni Luque Santolaria" w:date="2021-12-21T19:48:00Z">
        <w:r w:rsidR="00707864">
          <w:t>erished in tyrosine</w:t>
        </w:r>
      </w:ins>
      <w:ins w:id="1024" w:author="Antoni Luque Santolaria" w:date="2021-12-21T19:55:00Z">
        <w:r w:rsidR="00011ADE">
          <w:t xml:space="preserve"> (2.0% of the sequence </w:t>
        </w:r>
      </w:ins>
      <w:ins w:id="1025" w:author="Antoni Luque Santolaria" w:date="2021-12-21T19:57:00Z">
        <w:r w:rsidR="000830D9">
          <w:t>versus 3.0%</w:t>
        </w:r>
      </w:ins>
      <w:ins w:id="1026" w:author="Antoni Luque Santolaria" w:date="2021-12-21T19:55:00Z">
        <w:r w:rsidR="00011ADE">
          <w:t>)</w:t>
        </w:r>
      </w:ins>
      <w:ins w:id="1027" w:author="Antoni Luque Santolaria" w:date="2021-12-21T19:48:00Z">
        <w:r w:rsidR="00707864">
          <w:t>.</w:t>
        </w:r>
      </w:ins>
      <w:ins w:id="1028" w:author="Antoni Luque Santolaria" w:date="2021-12-21T19:47:00Z">
        <w:r w:rsidR="00707864">
          <w:t xml:space="preserve"> </w:t>
        </w:r>
      </w:ins>
    </w:p>
    <w:p w14:paraId="00000037" w14:textId="59A35096" w:rsidR="00EC67FD" w:rsidRDefault="00386A43">
      <w:pPr>
        <w:spacing w:before="280" w:after="280" w:line="480" w:lineRule="auto"/>
      </w:pPr>
      <w:del w:id="1029" w:author="Antoni Luque Santolaria" w:date="2021-12-21T19:41:00Z">
        <w:r w:rsidDel="00AC51E4">
          <w:delText xml:space="preserve"> </w:delText>
        </w:r>
      </w:del>
      <w:r>
        <w:t>The accuracy of the model was investigated as a function of the size of the training data set. This identified a logarithmic increase of accuracy with the training size (R</w:t>
      </w:r>
      <w:r>
        <w:rPr>
          <w:vertAlign w:val="superscript"/>
        </w:rPr>
        <w:t xml:space="preserve">2 </w:t>
      </w:r>
      <w:r>
        <w:t xml:space="preserve">= 0.996, Figure 6c). The </w:t>
      </w:r>
      <w:r>
        <w:lastRenderedPageBreak/>
        <w:t>accuracy model predicts that reaching a 90% accuracy would require a training set of 2,</w:t>
      </w:r>
      <w:sdt>
        <w:sdtPr>
          <w:tag w:val="goog_rdk_146"/>
          <w:id w:val="1745371608"/>
        </w:sdtPr>
        <w:sdtEndPr/>
        <w:sdtContent>
          <w:ins w:id="1030" w:author="Diana Lee" w:date="2021-12-15T09:43:00Z">
            <w:r>
              <w:t>330</w:t>
            </w:r>
          </w:ins>
        </w:sdtContent>
      </w:sdt>
      <w:sdt>
        <w:sdtPr>
          <w:tag w:val="goog_rdk_147"/>
          <w:id w:val="1302574627"/>
        </w:sdtPr>
        <w:sdtEndPr/>
        <w:sdtContent>
          <w:del w:id="1031" w:author="Diana Lee" w:date="2021-12-15T09:43:00Z">
            <w:r>
              <w:delText>097</w:delText>
            </w:r>
          </w:del>
        </w:sdtContent>
      </w:sdt>
      <w:r>
        <w:t>, that is, a library of 2,</w:t>
      </w:r>
      <w:sdt>
        <w:sdtPr>
          <w:tag w:val="goog_rdk_148"/>
          <w:id w:val="-1324891898"/>
        </w:sdtPr>
        <w:sdtEndPr/>
        <w:sdtContent>
          <w:ins w:id="1032" w:author="Diana Lee" w:date="2021-12-15T09:44:00Z">
            <w:r>
              <w:t>588</w:t>
            </w:r>
          </w:ins>
        </w:sdtContent>
      </w:sdt>
      <w:sdt>
        <w:sdtPr>
          <w:tag w:val="goog_rdk_149"/>
          <w:id w:val="2026903746"/>
        </w:sdtPr>
        <w:sdtEndPr/>
        <w:sdtContent>
          <w:del w:id="1033" w:author="Diana Lee" w:date="2021-12-15T09:44:00Z">
            <w:r>
              <w:delText>621</w:delText>
            </w:r>
          </w:del>
        </w:sdtContent>
      </w:sdt>
      <w:r>
        <w:t xml:space="preserve"> major capsids proteins and putative capsid architectures.</w:t>
      </w:r>
    </w:p>
    <w:p w14:paraId="00000038" w14:textId="1C0B9922" w:rsidR="00EC67FD" w:rsidRDefault="00386A43">
      <w:pPr>
        <w:spacing w:before="280" w:after="280" w:line="480" w:lineRule="auto"/>
        <w:rPr>
          <w:color w:val="000000"/>
        </w:rPr>
      </w:pPr>
      <w:r>
        <w:t>The training time of the random forest model increased linearly with the size of the training data set (slope = 2 milliseconds/datum, R</w:t>
      </w:r>
      <w:r>
        <w:rPr>
          <w:vertAlign w:val="superscript"/>
        </w:rPr>
        <w:t>2</w:t>
      </w:r>
      <w:r>
        <w:t xml:space="preserve"> = 1.00, </w:t>
      </w:r>
      <w:ins w:id="1034" w:author="Antoni Luque Santolaria" w:date="2021-12-22T03:02:00Z">
        <w:r w:rsidR="000A1DD8">
          <w:t>Supplementary F</w:t>
        </w:r>
      </w:ins>
      <w:del w:id="1035" w:author="Antoni Luque Santolaria" w:date="2021-12-22T03:02:00Z">
        <w:r w:rsidDel="000A1DD8">
          <w:delText>F</w:delText>
        </w:r>
      </w:del>
      <w:r>
        <w:t>igure S</w:t>
      </w:r>
      <w:del w:id="1036" w:author="Antoni Luque Santolaria" w:date="2021-12-22T03:02:00Z">
        <w:r w:rsidDel="000A1DD8">
          <w:delText>I-7</w:delText>
        </w:r>
      </w:del>
      <w:ins w:id="1037" w:author="Antoni Luque Santolaria" w:date="2021-12-22T03:02:00Z">
        <w:r w:rsidR="000A1DD8">
          <w:t>6</w:t>
        </w:r>
      </w:ins>
      <w:r>
        <w:t>a). Training the random forest model with a training set of size 2,</w:t>
      </w:r>
      <w:sdt>
        <w:sdtPr>
          <w:tag w:val="goog_rdk_150"/>
          <w:id w:val="163520481"/>
        </w:sdtPr>
        <w:sdtEndPr/>
        <w:sdtContent>
          <w:ins w:id="1038" w:author="Diana Lee" w:date="2021-12-15T09:45:00Z">
            <w:r>
              <w:t>330</w:t>
            </w:r>
          </w:ins>
        </w:sdtContent>
      </w:sdt>
      <w:sdt>
        <w:sdtPr>
          <w:tag w:val="goog_rdk_151"/>
          <w:id w:val="1187638753"/>
        </w:sdtPr>
        <w:sdtEndPr/>
        <w:sdtContent>
          <w:del w:id="1039" w:author="Diana Lee" w:date="2021-12-15T09:45:00Z">
            <w:r>
              <w:delText>000</w:delText>
            </w:r>
          </w:del>
        </w:sdtContent>
      </w:sdt>
      <w:r>
        <w:t xml:space="preserve"> (predicted to be 90%</w:t>
      </w:r>
      <w:sdt>
        <w:sdtPr>
          <w:tag w:val="goog_rdk_152"/>
          <w:id w:val="1183242749"/>
        </w:sdtPr>
        <w:sdtEndPr/>
        <w:sdtContent>
          <w:del w:id="1040" w:author="Microsoft Office User" w:date="2021-12-01T11:11:00Z">
            <w:r>
              <w:delText>)</w:delText>
            </w:r>
          </w:del>
        </w:sdtContent>
      </w:sdt>
      <w:r>
        <w:t xml:space="preserve"> accurate</w:t>
      </w:r>
      <w:sdt>
        <w:sdtPr>
          <w:tag w:val="goog_rdk_153"/>
          <w:id w:val="671993173"/>
        </w:sdtPr>
        <w:sdtEndPr/>
        <w:sdtContent>
          <w:ins w:id="1041" w:author="Microsoft Office User" w:date="2021-12-01T11:11:00Z">
            <w:r>
              <w:t>)</w:t>
            </w:r>
          </w:ins>
        </w:sdtContent>
      </w:sdt>
      <w:r>
        <w:t xml:space="preserve"> would take about 20 seconds. The increase in training time was about two times less costly than for the similarity model (slope = 4 milliseconds/datum, R</w:t>
      </w:r>
      <w:r>
        <w:rPr>
          <w:vertAlign w:val="superscript"/>
        </w:rPr>
        <w:t>2</w:t>
      </w:r>
      <w:r>
        <w:t xml:space="preserve"> = 1.00, Figure SI-7a). In the random forest model, a single prediction was independent of the training size, approximately 1 millisecond for a single search (Figure SI-7b). For the similarity model, the search time was faster for small training sizes, but it increased quadratically with the training size, that is, </w:t>
      </w:r>
      <w:r>
        <w:rPr>
          <w:i/>
        </w:rPr>
        <w:t>O(n</w:t>
      </w:r>
      <w:r>
        <w:rPr>
          <w:i/>
          <w:vertAlign w:val="superscript"/>
        </w:rPr>
        <w:t>2</w:t>
      </w:r>
      <w:r>
        <w:rPr>
          <w:i/>
        </w:rPr>
        <w:t>)</w:t>
      </w:r>
      <w:r>
        <w:t xml:space="preserve"> (</w:t>
      </w:r>
      <w:ins w:id="1042" w:author="Antoni Luque Santolaria" w:date="2021-12-22T03:03:00Z">
        <w:r w:rsidR="000A1DD8">
          <w:t>Supplementary Figure S6b</w:t>
        </w:r>
      </w:ins>
      <w:del w:id="1043" w:author="Antoni Luque Santolaria" w:date="2021-12-22T03:03:00Z">
        <w:r w:rsidDel="000A1DD8">
          <w:delText>Figure SI-7b</w:delText>
        </w:r>
      </w:del>
      <w:r>
        <w:t>). The crossover time-search was around training size sets of si</w:t>
      </w:r>
      <w:r>
        <w:rPr>
          <w:color w:val="000000"/>
        </w:rPr>
        <w:t xml:space="preserve">ze </w:t>
      </w:r>
      <w:r>
        <w:t>10</w:t>
      </w:r>
      <w:r>
        <w:rPr>
          <w:color w:val="000000"/>
        </w:rPr>
        <w:t xml:space="preserve">,000, with a search time on the order of 1 millisecond. Therefore, the random forest model provided a scalable approach.  </w:t>
      </w:r>
    </w:p>
    <w:p w14:paraId="00000039" w14:textId="42DD6FC5" w:rsidR="00EC67FD" w:rsidRPr="00560FC6" w:rsidRDefault="00560FC6">
      <w:pPr>
        <w:spacing w:before="280" w:after="280" w:line="480" w:lineRule="auto"/>
        <w:rPr>
          <w:b/>
          <w:rPrChange w:id="1044" w:author="Antoni Luque Santolaria" w:date="2021-12-21T23:28:00Z">
            <w:rPr/>
          </w:rPrChange>
        </w:rPr>
      </w:pPr>
      <w:ins w:id="1045" w:author="Antoni Luque Santolaria" w:date="2021-12-21T23:30:00Z">
        <w:r>
          <w:rPr>
            <w:b/>
          </w:rPr>
          <w:t>T=7 capsids dominate among u</w:t>
        </w:r>
      </w:ins>
      <w:ins w:id="1046" w:author="Antoni Luque Santolaria" w:date="2021-12-21T23:29:00Z">
        <w:r>
          <w:rPr>
            <w:b/>
          </w:rPr>
          <w:t>ncultured g</w:t>
        </w:r>
      </w:ins>
      <w:del w:id="1047" w:author="Antoni Luque Santolaria" w:date="2021-12-21T23:29:00Z">
        <w:r w:rsidR="00386A43" w:rsidDel="00560FC6">
          <w:rPr>
            <w:b/>
          </w:rPr>
          <w:delText>G</w:delText>
        </w:r>
      </w:del>
      <w:r w:rsidR="00386A43">
        <w:rPr>
          <w:b/>
        </w:rPr>
        <w:t>ut phages</w:t>
      </w:r>
      <w:ins w:id="1048" w:author="Antoni Luque Santolaria" w:date="2021-12-21T23:30:00Z">
        <w:r>
          <w:rPr>
            <w:b/>
          </w:rPr>
          <w:t>.</w:t>
        </w:r>
      </w:ins>
      <w:del w:id="1049" w:author="Antoni Luque Santolaria" w:date="2021-12-21T23:30:00Z">
        <w:r w:rsidR="00386A43" w:rsidDel="00560FC6">
          <w:rPr>
            <w:b/>
          </w:rPr>
          <w:delText xml:space="preserve"> </w:delText>
        </w:r>
      </w:del>
      <w:del w:id="1050" w:author="Antoni Luque Santolaria" w:date="2021-12-21T23:29:00Z">
        <w:r w:rsidR="00386A43" w:rsidDel="00560FC6">
          <w:rPr>
            <w:b/>
          </w:rPr>
          <w:delText>in microbial communities are</w:delText>
        </w:r>
      </w:del>
      <w:del w:id="1051" w:author="Antoni Luque Santolaria" w:date="2021-12-21T23:30:00Z">
        <w:r w:rsidR="00386A43" w:rsidDel="00560FC6">
          <w:rPr>
            <w:b/>
          </w:rPr>
          <w:delText xml:space="preserve"> </w:delText>
        </w:r>
      </w:del>
      <w:ins w:id="1052" w:author="Antoni Luque Santolaria" w:date="2021-12-21T23:28:00Z">
        <w:r>
          <w:rPr>
            <w:b/>
          </w:rPr>
          <w:t xml:space="preserve"> </w:t>
        </w:r>
      </w:ins>
      <w:r w:rsidRPr="00560FC6">
        <w:rPr>
          <w:bCs/>
          <w:rPrChange w:id="1053" w:author="Antoni Luque Santolaria" w:date="2021-12-21T23:30:00Z">
            <w:rPr>
              <w:b/>
            </w:rPr>
          </w:rPrChange>
        </w:rPr>
        <w:t>A t</w:t>
      </w:r>
      <w:customXmlDelRangeStart w:id="1054" w:author="Antoni Luque Santolaria" w:date="2021-12-21T23:28:00Z"/>
      <w:sdt>
        <w:sdtPr>
          <w:tag w:val="goog_rdk_154"/>
          <w:id w:val="-1943903576"/>
        </w:sdtPr>
        <w:sdtEndPr/>
        <w:sdtContent>
          <w:customXmlDelRangeEnd w:id="1054"/>
          <w:customXmlDelRangeStart w:id="1055" w:author="Antoni Luque Santolaria" w:date="2021-12-21T23:28:00Z"/>
        </w:sdtContent>
      </w:sdt>
      <w:customXmlDelRangeEnd w:id="1055"/>
      <w:customXmlDelRangeStart w:id="1056" w:author="Antoni Luque Santolaria" w:date="2021-12-21T23:28:00Z"/>
      <w:sdt>
        <w:sdtPr>
          <w:tag w:val="goog_rdk_155"/>
          <w:id w:val="775375995"/>
        </w:sdtPr>
        <w:sdtEndPr/>
        <w:sdtContent>
          <w:customXmlDelRangeEnd w:id="1056"/>
          <w:del w:id="1057" w:author="Antoni Luque Santolaria" w:date="2021-11-17T12:44:00Z">
            <w:r w:rsidR="00386A43">
              <w:rPr>
                <w:b/>
              </w:rPr>
              <w:delText>predicted to form T=12 capsids more frequently than observed among isolates</w:delText>
            </w:r>
          </w:del>
          <w:customXmlDelRangeStart w:id="1058" w:author="Antoni Luque Santolaria" w:date="2021-12-21T23:28:00Z"/>
        </w:sdtContent>
      </w:sdt>
      <w:customXmlDelRangeEnd w:id="1058"/>
      <w:del w:id="1059" w:author="Antoni Luque Santolaria" w:date="2021-12-21T23:28:00Z">
        <w:r w:rsidR="00386A43" w:rsidDel="00560FC6">
          <w:rPr>
            <w:b/>
          </w:rPr>
          <w:delText>.</w:delText>
        </w:r>
        <w:r w:rsidR="00386A43" w:rsidDel="00560FC6">
          <w:rPr>
            <w:color w:val="FF0000"/>
          </w:rPr>
          <w:delText xml:space="preserve"> </w:delText>
        </w:r>
        <w:r w:rsidR="00386A43" w:rsidDel="00560FC6">
          <w:rPr>
            <w:color w:val="000000"/>
          </w:rPr>
          <w:delText>A t</w:delText>
        </w:r>
      </w:del>
      <w:r w:rsidR="00386A43">
        <w:rPr>
          <w:color w:val="000000"/>
        </w:rPr>
        <w:t xml:space="preserve">otal of </w:t>
      </w:r>
      <w:ins w:id="1060" w:author="Antoni Luque Santolaria" w:date="2021-12-21T23:31:00Z">
        <w:r>
          <w:rPr>
            <w:color w:val="000000"/>
          </w:rPr>
          <w:t xml:space="preserve">distinct </w:t>
        </w:r>
      </w:ins>
      <w:r w:rsidR="00386A43">
        <w:rPr>
          <w:color w:val="000000"/>
        </w:rPr>
        <w:t>1,</w:t>
      </w:r>
      <w:del w:id="1061" w:author="Antoni Luque Santolaria" w:date="2021-12-21T23:31:00Z">
        <w:r w:rsidR="00386A43" w:rsidDel="00560FC6">
          <w:rPr>
            <w:color w:val="000000"/>
          </w:rPr>
          <w:delText xml:space="preserve">488 </w:delText>
        </w:r>
      </w:del>
      <w:ins w:id="1062" w:author="Antoni Luque Santolaria" w:date="2021-12-21T23:31:00Z">
        <w:r>
          <w:rPr>
            <w:color w:val="000000"/>
          </w:rPr>
          <w:t xml:space="preserve">479 </w:t>
        </w:r>
      </w:ins>
      <w:del w:id="1063" w:author="Antoni Luque Santolaria" w:date="2021-12-21T23:31:00Z">
        <w:r w:rsidR="00386A43" w:rsidDel="00560FC6">
          <w:rPr>
            <w:color w:val="000000"/>
          </w:rPr>
          <w:delText xml:space="preserve">high-quality </w:delText>
        </w:r>
      </w:del>
      <w:ins w:id="1064" w:author="Antoni Luque Santolaria" w:date="2021-12-21T23:31:00Z">
        <w:r>
          <w:rPr>
            <w:color w:val="000000"/>
          </w:rPr>
          <w:t xml:space="preserve">HK97-fold </w:t>
        </w:r>
      </w:ins>
      <w:r w:rsidR="00386A43">
        <w:rPr>
          <w:color w:val="000000"/>
        </w:rPr>
        <w:t>major capsid protein</w:t>
      </w:r>
      <w:ins w:id="1065" w:author="Antoni Luque Santolaria" w:date="2021-12-21T23:31:00Z">
        <w:r>
          <w:rPr>
            <w:color w:val="000000"/>
          </w:rPr>
          <w:t>s</w:t>
        </w:r>
      </w:ins>
      <w:r w:rsidR="00386A43">
        <w:rPr>
          <w:color w:val="000000"/>
        </w:rPr>
        <w:t xml:space="preserve"> </w:t>
      </w:r>
      <w:del w:id="1066" w:author="Antoni Luque Santolaria" w:date="2021-12-21T23:31:00Z">
        <w:r w:rsidR="00386A43" w:rsidDel="00560FC6">
          <w:rPr>
            <w:color w:val="000000"/>
          </w:rPr>
          <w:delText xml:space="preserve">(MCP) </w:delText>
        </w:r>
      </w:del>
      <w:r w:rsidR="00386A43">
        <w:rPr>
          <w:color w:val="000000"/>
        </w:rPr>
        <w:t xml:space="preserve">annotations were identified among 3,181 metagenomically assembled genomes </w:t>
      </w:r>
      <w:r w:rsidR="00386A43">
        <w:t>from gut samples containing tailed phage markers</w:t>
      </w:r>
      <w:ins w:id="1067" w:author="Antoni Luque Santolaria" w:date="2021-12-21T23:32:00Z">
        <w:r>
          <w:t xml:space="preserve"> and direct terminal repeats</w:t>
        </w:r>
      </w:ins>
      <w:r w:rsidR="00386A43">
        <w:t xml:space="preserve"> (Figure 7a). The MCP2T-RF model</w:t>
      </w:r>
      <w:r w:rsidR="00386A43">
        <w:rPr>
          <w:b/>
        </w:rPr>
        <w:t xml:space="preserve"> </w:t>
      </w:r>
      <w:r w:rsidR="00386A43">
        <w:t>predicted the presence of capsid architectures ranging from T = 4 to T = 31</w:t>
      </w:r>
      <w:ins w:id="1068" w:author="Antoni Luque Santolaria" w:date="2021-12-22T01:15:00Z">
        <w:r w:rsidR="000A13DC">
          <w:t xml:space="preserve"> (Data File 8)</w:t>
        </w:r>
      </w:ins>
      <w:r w:rsidR="00386A43">
        <w:t>. The most frequent predicted capsid architecture was T = 7 (</w:t>
      </w:r>
      <w:del w:id="1069" w:author="Antoni Luque Santolaria" w:date="2021-12-21T23:33:00Z">
        <w:r w:rsidR="00386A43" w:rsidDel="00F759B1">
          <w:delText>68.9</w:delText>
        </w:r>
      </w:del>
      <w:ins w:id="1070" w:author="Antoni Luque Santolaria" w:date="2021-12-21T23:33:00Z">
        <w:r w:rsidR="00F759B1">
          <w:t>48.9</w:t>
        </w:r>
      </w:ins>
      <w:r w:rsidR="00386A43">
        <w:t>%), followed by T</w:t>
      </w:r>
      <w:ins w:id="1071" w:author="Antoni Luque Santolaria" w:date="2021-12-21T23:33:00Z">
        <w:r w:rsidR="00F759B1">
          <w:t xml:space="preserve"> ≥ 25</w:t>
        </w:r>
      </w:ins>
      <w:del w:id="1072" w:author="Antoni Luque Santolaria" w:date="2021-12-21T23:34:00Z">
        <w:r w:rsidR="00386A43" w:rsidDel="00F759B1">
          <w:delText xml:space="preserve"> </w:delText>
        </w:r>
      </w:del>
      <w:del w:id="1073" w:author="Antoni Luque Santolaria" w:date="2021-12-21T23:33:00Z">
        <w:r w:rsidR="00386A43" w:rsidDel="00F759B1">
          <w:delText>= 19</w:delText>
        </w:r>
      </w:del>
      <w:r w:rsidR="00386A43">
        <w:t xml:space="preserve"> (</w:t>
      </w:r>
      <w:ins w:id="1074" w:author="Antoni Luque Santolaria" w:date="2021-12-21T23:34:00Z">
        <w:r w:rsidR="00F759B1">
          <w:t>12.4</w:t>
        </w:r>
      </w:ins>
      <w:del w:id="1075" w:author="Antoni Luque Santolaria" w:date="2021-12-21T23:34:00Z">
        <w:r w:rsidR="00386A43" w:rsidDel="00F759B1">
          <w:delText>9.5</w:delText>
        </w:r>
      </w:del>
      <w:r w:rsidR="00386A43">
        <w:t xml:space="preserve">%), </w:t>
      </w:r>
      <w:del w:id="1076" w:author="Antoni Luque Santolaria" w:date="2021-12-21T23:34:00Z">
        <w:r w:rsidR="00386A43" w:rsidDel="00F759B1">
          <w:delText xml:space="preserve">and </w:delText>
        </w:r>
      </w:del>
      <w:r w:rsidR="00386A43">
        <w:t xml:space="preserve">T = </w:t>
      </w:r>
      <w:del w:id="1077" w:author="Antoni Luque Santolaria" w:date="2021-12-21T23:34:00Z">
        <w:r w:rsidR="00386A43" w:rsidDel="00F759B1">
          <w:delText xml:space="preserve">31 </w:delText>
        </w:r>
      </w:del>
      <w:ins w:id="1078" w:author="Antoni Luque Santolaria" w:date="2021-12-21T23:34:00Z">
        <w:r w:rsidR="00F759B1">
          <w:t xml:space="preserve">4 </w:t>
        </w:r>
      </w:ins>
      <w:r w:rsidR="00386A43">
        <w:t>(</w:t>
      </w:r>
      <w:del w:id="1079" w:author="Antoni Luque Santolaria" w:date="2021-12-21T23:34:00Z">
        <w:r w:rsidR="00386A43" w:rsidDel="00F759B1">
          <w:delText>8.2</w:delText>
        </w:r>
      </w:del>
      <w:ins w:id="1080" w:author="Antoni Luque Santolaria" w:date="2021-12-21T23:34:00Z">
        <w:r w:rsidR="00F759B1">
          <w:t>9.4</w:t>
        </w:r>
      </w:ins>
      <w:r w:rsidR="00386A43">
        <w:t>%)</w:t>
      </w:r>
      <w:ins w:id="1081" w:author="Antoni Luque Santolaria" w:date="2021-12-21T23:34:00Z">
        <w:r w:rsidR="00F759B1">
          <w:t>, and T = 5.33 (9.2%)</w:t>
        </w:r>
      </w:ins>
      <w:r w:rsidR="00386A43">
        <w:t xml:space="preserve"> (Figure 7b). The frequency of predicted elongated capsids was </w:t>
      </w:r>
      <w:ins w:id="1082" w:author="Antoni Luque Santolaria" w:date="2021-12-21T23:35:00Z">
        <w:r w:rsidR="00F759B1">
          <w:t>1</w:t>
        </w:r>
      </w:ins>
      <w:del w:id="1083" w:author="Antoni Luque Santolaria" w:date="2021-12-21T23:35:00Z">
        <w:r w:rsidR="00386A43" w:rsidDel="00F759B1">
          <w:delText>2</w:delText>
        </w:r>
      </w:del>
      <w:r w:rsidR="00386A43">
        <w:t>.</w:t>
      </w:r>
      <w:ins w:id="1084" w:author="Antoni Luque Santolaria" w:date="2021-12-21T23:35:00Z">
        <w:r w:rsidR="00F759B1">
          <w:t>9</w:t>
        </w:r>
      </w:ins>
      <w:del w:id="1085" w:author="Antoni Luque Santolaria" w:date="2021-12-21T23:35:00Z">
        <w:r w:rsidR="00386A43" w:rsidDel="00F759B1">
          <w:delText>2</w:delText>
        </w:r>
      </w:del>
      <w:r w:rsidR="00386A43">
        <w:t xml:space="preserve">% (see Data File </w:t>
      </w:r>
      <w:ins w:id="1086" w:author="Antoni Luque Santolaria" w:date="2021-12-22T01:15:00Z">
        <w:r w:rsidR="000A13DC">
          <w:t>9</w:t>
        </w:r>
      </w:ins>
      <w:del w:id="1087" w:author="Antoni Luque Santolaria" w:date="2021-12-22T01:15:00Z">
        <w:r w:rsidR="00386A43" w:rsidDel="000A13DC">
          <w:delText>3</w:delText>
        </w:r>
      </w:del>
      <w:r w:rsidR="00386A43">
        <w:t xml:space="preserve">). The frequency of putative T=7 capsid architectures in gut metagenomes was </w:t>
      </w:r>
      <w:del w:id="1088" w:author="Antoni Luque Santolaria" w:date="2021-12-21T23:36:00Z">
        <w:r w:rsidR="00386A43" w:rsidDel="00F759B1">
          <w:delText xml:space="preserve">significantly </w:delText>
        </w:r>
      </w:del>
      <w:ins w:id="1089" w:author="Antoni Luque Santolaria" w:date="2021-12-21T23:36:00Z">
        <w:r w:rsidR="00F759B1">
          <w:t xml:space="preserve">ten points </w:t>
        </w:r>
      </w:ins>
      <w:r w:rsidR="00386A43">
        <w:t>larger than those predicted among tailed phage isolates (Figures 4b and 7b). This was interpreted due to the large presence of integrated prophages in bacterial genomes in the gut (Howard-</w:t>
      </w:r>
      <w:proofErr w:type="spellStart"/>
      <w:r w:rsidR="00386A43">
        <w:t>Varona</w:t>
      </w:r>
      <w:proofErr w:type="spellEnd"/>
      <w:r w:rsidR="00386A43">
        <w:t xml:space="preserve"> et al. 2017; Luque and Silveira </w:t>
      </w:r>
      <w:r w:rsidR="00386A43">
        <w:lastRenderedPageBreak/>
        <w:t xml:space="preserve">2020). The genome length of phages that can integrate as prophages is typically around 45 </w:t>
      </w:r>
      <w:ins w:id="1090" w:author="Antoni Luque Santolaria" w:date="2021-12-21T23:36:00Z">
        <w:r w:rsidR="00F759B1">
          <w:t xml:space="preserve">kbp </w:t>
        </w:r>
      </w:ins>
      <w:customXmlDelRangeStart w:id="1091" w:author="Antoni Luque Santolaria" w:date="2021-12-21T23:36:00Z"/>
      <w:sdt>
        <w:sdtPr>
          <w:tag w:val="goog_rdk_156"/>
          <w:id w:val="1921524477"/>
        </w:sdtPr>
        <w:sdtEndPr/>
        <w:sdtContent>
          <w:customXmlDelRangeEnd w:id="1091"/>
          <w:ins w:id="1092" w:author="Microsoft Office User" w:date="2021-12-01T11:12:00Z">
            <w:del w:id="1093" w:author="Antoni Luque Santolaria" w:date="2021-12-21T23:36:00Z">
              <w:r w:rsidR="00386A43" w:rsidDel="00F759B1">
                <w:delText>k</w:delText>
              </w:r>
            </w:del>
          </w:ins>
          <w:customXmlDelRangeStart w:id="1094" w:author="Antoni Luque Santolaria" w:date="2021-12-21T23:36:00Z"/>
        </w:sdtContent>
      </w:sdt>
      <w:customXmlDelRangeEnd w:id="1094"/>
      <w:del w:id="1095" w:author="Antoni Luque Santolaria" w:date="2021-12-21T23:36:00Z">
        <w:r w:rsidR="00386A43" w:rsidDel="00F759B1">
          <w:delText>bp</w:delText>
        </w:r>
      </w:del>
      <w:customXmlDelRangeStart w:id="1096" w:author="Antoni Luque Santolaria" w:date="2021-12-21T23:36:00Z"/>
      <w:sdt>
        <w:sdtPr>
          <w:tag w:val="goog_rdk_157"/>
          <w:id w:val="-1978288348"/>
        </w:sdtPr>
        <w:sdtEndPr/>
        <w:sdtContent>
          <w:customXmlDelRangeEnd w:id="1096"/>
          <w:del w:id="1097" w:author="Antoni Luque Santolaria" w:date="2021-12-21T23:36:00Z">
            <w:r w:rsidR="00386A43" w:rsidDel="00F759B1">
              <w:delText>s</w:delText>
            </w:r>
          </w:del>
          <w:customXmlDelRangeStart w:id="1098" w:author="Antoni Luque Santolaria" w:date="2021-12-21T23:36:00Z"/>
        </w:sdtContent>
      </w:sdt>
      <w:customXmlDelRangeEnd w:id="1098"/>
      <w:del w:id="1099" w:author="Antoni Luque Santolaria" w:date="2021-12-21T23:36:00Z">
        <w:r w:rsidR="00386A43" w:rsidDel="00F759B1">
          <w:delText xml:space="preserve"> </w:delText>
        </w:r>
      </w:del>
      <w:r w:rsidR="00386A43">
        <w:t>(</w:t>
      </w:r>
      <w:proofErr w:type="spellStart"/>
      <w:r w:rsidR="00386A43">
        <w:t>Bobay</w:t>
      </w:r>
      <w:proofErr w:type="spellEnd"/>
      <w:r w:rsidR="00386A43">
        <w:t xml:space="preserve"> et al. 2014), which is within genome length that we predict to be associated with T=7 capsids. The </w:t>
      </w:r>
      <w:ins w:id="1100" w:author="Antoni Luque Santolaria" w:date="2021-12-21T23:38:00Z">
        <w:r w:rsidR="00456CD4">
          <w:t xml:space="preserve">large </w:t>
        </w:r>
      </w:ins>
      <w:del w:id="1101" w:author="Antoni Luque Santolaria" w:date="2021-12-21T23:38:00Z">
        <w:r w:rsidR="00386A43" w:rsidDel="00456CD4">
          <w:delText xml:space="preserve">significantly larger </w:delText>
        </w:r>
      </w:del>
      <w:r w:rsidR="00386A43">
        <w:t xml:space="preserve">frequency of T </w:t>
      </w:r>
      <w:ins w:id="1102" w:author="Antoni Luque Santolaria" w:date="2021-12-21T23:39:00Z">
        <w:r w:rsidR="00456CD4">
          <w:t>≥</w:t>
        </w:r>
      </w:ins>
      <w:del w:id="1103" w:author="Antoni Luque Santolaria" w:date="2021-12-21T23:39:00Z">
        <w:r w:rsidR="00386A43" w:rsidDel="00456CD4">
          <w:delText>=</w:delText>
        </w:r>
      </w:del>
      <w:r w:rsidR="00386A43">
        <w:t xml:space="preserve"> </w:t>
      </w:r>
      <w:del w:id="1104" w:author="Antoni Luque Santolaria" w:date="2021-12-21T23:39:00Z">
        <w:r w:rsidR="00386A43" w:rsidDel="00456CD4">
          <w:delText xml:space="preserve">31 </w:delText>
        </w:r>
      </w:del>
      <w:ins w:id="1105" w:author="Antoni Luque Santolaria" w:date="2021-12-21T23:39:00Z">
        <w:r w:rsidR="00456CD4">
          <w:t xml:space="preserve">25 </w:t>
        </w:r>
      </w:ins>
      <w:r w:rsidR="00386A43">
        <w:t xml:space="preserve">architectures in gut metagenomes </w:t>
      </w:r>
      <w:ins w:id="1106" w:author="Antoni Luque Santolaria" w:date="2021-12-21T23:39:00Z">
        <w:r w:rsidR="00456CD4">
          <w:t xml:space="preserve">was unexpected </w:t>
        </w:r>
      </w:ins>
      <w:ins w:id="1107" w:author="Antoni Luque Santolaria" w:date="2021-12-21T23:40:00Z">
        <w:r w:rsidR="00456CD4">
          <w:t>based on</w:t>
        </w:r>
      </w:ins>
      <w:del w:id="1108" w:author="Antoni Luque Santolaria" w:date="2021-12-21T23:40:00Z">
        <w:r w:rsidR="00386A43" w:rsidDel="00456CD4">
          <w:delText>compared to</w:delText>
        </w:r>
      </w:del>
      <w:r w:rsidR="00386A43">
        <w:t xml:space="preserve"> tailed phage isolates</w:t>
      </w:r>
      <w:ins w:id="1109" w:author="Antoni Luque Santolaria" w:date="2021-12-21T23:41:00Z">
        <w:r w:rsidR="00456CD4">
          <w:t>, probably because</w:t>
        </w:r>
      </w:ins>
      <w:del w:id="1110" w:author="Antoni Luque Santolaria" w:date="2021-12-21T23:41:00Z">
        <w:r w:rsidR="00386A43" w:rsidDel="00456CD4">
          <w:delText xml:space="preserve"> aligns with</w:delText>
        </w:r>
      </w:del>
      <w:r w:rsidR="00386A43">
        <w:t xml:space="preserve"> the observation</w:t>
      </w:r>
      <w:del w:id="1111" w:author="Antoni Luque Santolaria" w:date="2021-12-21T23:41:00Z">
        <w:r w:rsidR="00386A43" w:rsidDel="00456CD4">
          <w:delText>s</w:delText>
        </w:r>
      </w:del>
      <w:r w:rsidR="00386A43">
        <w:t xml:space="preserve"> of jumbo phages</w:t>
      </w:r>
      <w:del w:id="1112" w:author="Antoni Luque Santolaria" w:date="2021-12-21T23:41:00Z">
        <w:r w:rsidR="00386A43" w:rsidDel="00456CD4">
          <w:delText>, which had</w:delText>
        </w:r>
      </w:del>
      <w:ins w:id="1113" w:author="Antoni Luque Santolaria" w:date="2021-12-21T23:41:00Z">
        <w:r w:rsidR="00456CD4">
          <w:t xml:space="preserve"> has </w:t>
        </w:r>
      </w:ins>
      <w:del w:id="1114" w:author="Antoni Luque Santolaria" w:date="2021-12-21T23:41:00Z">
        <w:r w:rsidR="00386A43" w:rsidDel="00456CD4">
          <w:delText xml:space="preserve"> </w:delText>
        </w:r>
      </w:del>
      <w:r w:rsidR="00386A43">
        <w:t xml:space="preserve">been particularly elusive until the emergence of sequencing (Berg and Roux 2021). </w:t>
      </w:r>
    </w:p>
    <w:p w14:paraId="0000003A" w14:textId="77777777" w:rsidR="00EC67FD" w:rsidRDefault="00EC67FD">
      <w:pPr>
        <w:spacing w:before="280" w:after="280" w:line="480" w:lineRule="auto"/>
        <w:rPr>
          <w:b/>
        </w:rPr>
      </w:pPr>
    </w:p>
    <w:p w14:paraId="0000003B" w14:textId="77777777" w:rsidR="00EC67FD" w:rsidRDefault="00386A43">
      <w:pPr>
        <w:spacing w:before="280" w:after="280" w:line="480" w:lineRule="auto"/>
        <w:rPr>
          <w:b/>
        </w:rPr>
      </w:pPr>
      <w:r>
        <w:rPr>
          <w:b/>
        </w:rPr>
        <w:t>DISCUSSION</w:t>
      </w:r>
    </w:p>
    <w:p w14:paraId="0000003C" w14:textId="2F6500DE" w:rsidR="00EC67FD" w:rsidRDefault="00386A43">
      <w:pPr>
        <w:spacing w:before="280" w:after="280" w:line="480" w:lineRule="auto"/>
      </w:pPr>
      <w:r>
        <w:t xml:space="preserve">The computational model introduced here confirmed a strong association between the information encoded in the major capsid protein and the capsid architecture of tailed phages. The application of this model to metagenomic data facilitated surveying the putative capsid architectures of tailed phages in the human gut microbiome. The most frequent capsid predicted was T = 7. High-resolution studies have revealed that this architecture is common among tailed phages (Suhanovsky and Teschke 2015), but the number of hits observed in gut metagenomes exceeded the initial expectation. Our interpretation is that </w:t>
      </w:r>
      <w:del w:id="1115" w:author="Antoni Luque Santolaria" w:date="2021-12-22T00:00:00Z">
        <w:r w:rsidDel="00475AA5">
          <w:delText xml:space="preserve">this </w:delText>
        </w:r>
      </w:del>
      <w:ins w:id="1116" w:author="Antoni Luque Santolaria" w:date="2021-12-22T00:00:00Z">
        <w:r w:rsidR="00475AA5">
          <w:t xml:space="preserve">the </w:t>
        </w:r>
      </w:ins>
      <w:r>
        <w:t xml:space="preserve">high frequency </w:t>
      </w:r>
      <w:ins w:id="1117" w:author="Antoni Luque Santolaria" w:date="2021-12-22T00:01:00Z">
        <w:r w:rsidR="00475AA5">
          <w:t xml:space="preserve">of T=7 capsids </w:t>
        </w:r>
      </w:ins>
      <w:r>
        <w:t>is associated with the prevalence of lysogeny in gut bacteria (Shkoporov et al. 2019; Luque and Silveira, 2021). Temperate tailed phages can integrate in bacterial genomes as prophages, forming lysogenic bacteria that can alter the functionality of microbiomes (Knowles et al. 2016; Howard-</w:t>
      </w:r>
      <w:proofErr w:type="spellStart"/>
      <w:r>
        <w:t>Varona</w:t>
      </w:r>
      <w:proofErr w:type="spellEnd"/>
      <w:r>
        <w:t xml:space="preserve"> et al. 2017). These prophages are expected to be present in gut metagenomes in addition to free tailed phages. Temperate phages are characterized by adopting genomes around 45 kbp (</w:t>
      </w:r>
      <w:proofErr w:type="spellStart"/>
      <w:r>
        <w:t>Bobay</w:t>
      </w:r>
      <w:proofErr w:type="spellEnd"/>
      <w:r>
        <w:t xml:space="preserve"> et al 2014), which, based on our model, are expected to be associated with T=7 capsids, as observed in lambda and other temperate </w:t>
      </w:r>
      <w:proofErr w:type="spellStart"/>
      <w:r>
        <w:t>lambdoids</w:t>
      </w:r>
      <w:proofErr w:type="spellEnd"/>
      <w:r>
        <w:t xml:space="preserve"> (Casjens and Hendrix 2015). Prophages in bacteria can be domesticated and shortened in genome length (</w:t>
      </w:r>
      <w:proofErr w:type="spellStart"/>
      <w:r>
        <w:t>Bobay</w:t>
      </w:r>
      <w:proofErr w:type="spellEnd"/>
      <w:r>
        <w:t xml:space="preserve"> et al 2014), </w:t>
      </w:r>
      <w:r>
        <w:lastRenderedPageBreak/>
        <w:t xml:space="preserve">but the remaining major capsid protein would indicate that the free version of the prophage was encoding a T=7 capsid.  </w:t>
      </w:r>
    </w:p>
    <w:p w14:paraId="0000003D" w14:textId="2105181A" w:rsidR="00EC67FD" w:rsidRDefault="00386A43">
      <w:pPr>
        <w:spacing w:before="280" w:after="280" w:line="480" w:lineRule="auto"/>
      </w:pPr>
      <w:r>
        <w:t>The gut metagenome analysis also identified a significant presence of T</w:t>
      </w:r>
      <w:ins w:id="1118" w:author="Antoni Luque Santolaria" w:date="2021-12-22T00:01:00Z">
        <w:r w:rsidR="00475AA5">
          <w:t xml:space="preserve"> ≥ </w:t>
        </w:r>
      </w:ins>
      <w:del w:id="1119" w:author="Antoni Luque Santolaria" w:date="2021-12-22T00:01:00Z">
        <w:r w:rsidDel="00475AA5">
          <w:delText>=31</w:delText>
        </w:r>
      </w:del>
      <w:ins w:id="1120" w:author="Antoni Luque Santolaria" w:date="2021-12-22T00:01:00Z">
        <w:r w:rsidR="00475AA5">
          <w:t>25</w:t>
        </w:r>
      </w:ins>
      <w:r>
        <w:t xml:space="preserve"> capsids</w:t>
      </w:r>
      <w:ins w:id="1121" w:author="Antoni Luque Santolaria" w:date="2021-12-22T00:06:00Z">
        <w:r w:rsidR="0006727A">
          <w:t xml:space="preserve"> with predicted genome lengths above 206 kbp</w:t>
        </w:r>
      </w:ins>
      <w:r>
        <w:t xml:space="preserve"> (Figure 7b). This was an unexpected result because </w:t>
      </w:r>
      <w:del w:id="1122" w:author="Antoni Luque Santolaria" w:date="2021-12-22T00:02:00Z">
        <w:r w:rsidDel="00475AA5">
          <w:delText xml:space="preserve">there </w:delText>
        </w:r>
      </w:del>
      <w:ins w:id="1123" w:author="Antoni Luque Santolaria" w:date="2021-12-22T00:02:00Z">
        <w:r w:rsidR="00475AA5">
          <w:t xml:space="preserve">these group of capsids are relatively rare among tailed phage </w:t>
        </w:r>
      </w:ins>
      <w:ins w:id="1124" w:author="Antoni Luque Santolaria" w:date="2021-12-22T00:06:00Z">
        <w:r w:rsidR="0006727A">
          <w:t>isolates</w:t>
        </w:r>
      </w:ins>
      <w:ins w:id="1125" w:author="Antoni Luque Santolaria" w:date="2021-12-22T00:02:00Z">
        <w:r w:rsidR="00475AA5">
          <w:t xml:space="preserve"> (Figure 4)</w:t>
        </w:r>
      </w:ins>
      <w:del w:id="1126" w:author="Antoni Luque Santolaria" w:date="2021-12-22T00:03:00Z">
        <w:r w:rsidDel="00475AA5">
          <w:delText>are no described T=31 high-resolution architectures to date (Table 1), and among tailed phage isolates, the genome-to-T-number model identified only a small fraction of putative T=31 capsids</w:delText>
        </w:r>
      </w:del>
      <w:r>
        <w:t xml:space="preserve">. </w:t>
      </w:r>
      <w:ins w:id="1127" w:author="Antoni Luque Santolaria" w:date="2021-12-22T00:05:00Z">
        <w:r w:rsidR="00475AA5">
          <w:t xml:space="preserve">Nonetheless, </w:t>
        </w:r>
      </w:ins>
      <w:del w:id="1128" w:author="Antoni Luque Santolaria" w:date="2021-12-22T00:03:00Z">
        <w:r w:rsidDel="00475AA5">
          <w:delText>Nonetheless, t</w:delText>
        </w:r>
      </w:del>
      <w:ins w:id="1129" w:author="Antoni Luque Santolaria" w:date="2021-12-22T00:05:00Z">
        <w:r w:rsidR="00475AA5">
          <w:t>t</w:t>
        </w:r>
      </w:ins>
      <w:r>
        <w:t>he</w:t>
      </w:r>
      <w:ins w:id="1130" w:author="Antoni Luque Santolaria" w:date="2021-12-22T00:05:00Z">
        <w:r w:rsidR="00475AA5">
          <w:t>se</w:t>
        </w:r>
      </w:ins>
      <w:ins w:id="1131" w:author="Antoni Luque Santolaria" w:date="2021-12-22T00:07:00Z">
        <w:r w:rsidR="0006727A">
          <w:t xml:space="preserve"> capsids are considered</w:t>
        </w:r>
      </w:ins>
      <w:ins w:id="1132" w:author="Antoni Luque Santolaria" w:date="2021-12-22T00:05:00Z">
        <w:r w:rsidR="00475AA5">
          <w:t xml:space="preserve"> jumbo phages</w:t>
        </w:r>
      </w:ins>
      <w:r>
        <w:t xml:space="preserve"> </w:t>
      </w:r>
      <w:ins w:id="1133" w:author="Antoni Luque Santolaria" w:date="2021-12-22T00:05:00Z">
        <w:r w:rsidR="00475AA5">
          <w:t>(</w:t>
        </w:r>
      </w:ins>
      <w:del w:id="1134" w:author="Antoni Luque Santolaria" w:date="2021-12-22T00:05:00Z">
        <w:r w:rsidDel="00475AA5">
          <w:delText xml:space="preserve">model associates </w:delText>
        </w:r>
      </w:del>
      <w:del w:id="1135" w:author="Antoni Luque Santolaria" w:date="2021-12-22T00:07:00Z">
        <w:r w:rsidDel="0006727A">
          <w:delText>T</w:delText>
        </w:r>
      </w:del>
      <w:del w:id="1136" w:author="Antoni Luque Santolaria" w:date="2021-12-22T00:03:00Z">
        <w:r w:rsidDel="00475AA5">
          <w:delText>=31</w:delText>
        </w:r>
      </w:del>
      <w:del w:id="1137" w:author="Antoni Luque Santolaria" w:date="2021-12-22T00:07:00Z">
        <w:r w:rsidDel="0006727A">
          <w:delText xml:space="preserve"> capsid architecture </w:delText>
        </w:r>
      </w:del>
      <w:del w:id="1138" w:author="Antoni Luque Santolaria" w:date="2021-12-22T00:05:00Z">
        <w:r w:rsidDel="00475AA5">
          <w:delText>with</w:delText>
        </w:r>
      </w:del>
      <w:del w:id="1139" w:author="Antoni Luque Santolaria" w:date="2021-12-22T00:07:00Z">
        <w:r w:rsidDel="0006727A">
          <w:delText xml:space="preserve"> </w:delText>
        </w:r>
      </w:del>
      <w:del w:id="1140" w:author="Antoni Luque Santolaria" w:date="2021-12-22T00:03:00Z">
        <w:r w:rsidDel="00475AA5">
          <w:delText xml:space="preserve">a typical </w:delText>
        </w:r>
      </w:del>
      <w:del w:id="1141" w:author="Antoni Luque Santolaria" w:date="2021-12-22T00:07:00Z">
        <w:r w:rsidDel="0006727A">
          <w:delText xml:space="preserve">genome </w:delText>
        </w:r>
      </w:del>
      <w:del w:id="1142" w:author="Antoni Luque Santolaria" w:date="2021-12-22T00:03:00Z">
        <w:r w:rsidDel="00475AA5">
          <w:delText>range of 308-369 kbps</w:delText>
        </w:r>
      </w:del>
      <w:del w:id="1143" w:author="Antoni Luque Santolaria" w:date="2021-12-22T00:04:00Z">
        <w:r w:rsidDel="00475AA5">
          <w:delText>.</w:delText>
        </w:r>
      </w:del>
      <w:del w:id="1144" w:author="Antoni Luque Santolaria" w:date="2021-12-22T00:07:00Z">
        <w:r w:rsidDel="0006727A">
          <w:delText xml:space="preserve"> </w:delText>
        </w:r>
      </w:del>
      <w:del w:id="1145" w:author="Antoni Luque Santolaria" w:date="2021-12-22T00:04:00Z">
        <w:r w:rsidDel="00475AA5">
          <w:delText>P</w:delText>
        </w:r>
      </w:del>
      <w:del w:id="1146" w:author="Antoni Luque Santolaria" w:date="2021-12-22T00:07:00Z">
        <w:r w:rsidDel="0006727A">
          <w:delText xml:space="preserve">hages </w:delText>
        </w:r>
      </w:del>
      <w:del w:id="1147" w:author="Antoni Luque Santolaria" w:date="2021-12-22T00:04:00Z">
        <w:r w:rsidDel="00475AA5">
          <w:delText xml:space="preserve">with </w:delText>
        </w:r>
      </w:del>
      <w:del w:id="1148" w:author="Antoni Luque Santolaria" w:date="2021-12-22T00:07:00Z">
        <w:r w:rsidDel="0006727A">
          <w:delText xml:space="preserve">genome lengths </w:delText>
        </w:r>
      </w:del>
      <w:r>
        <w:t>above 200 kbp</w:t>
      </w:r>
      <w:ins w:id="1149" w:author="Antoni Luque Santolaria" w:date="2021-12-22T00:04:00Z">
        <w:r w:rsidR="00475AA5">
          <w:t>)</w:t>
        </w:r>
      </w:ins>
      <w:ins w:id="1150" w:author="Antoni Luque Santolaria" w:date="2021-12-22T00:07:00Z">
        <w:r w:rsidR="0006727A">
          <w:t>,</w:t>
        </w:r>
      </w:ins>
      <w:r>
        <w:t xml:space="preserve"> </w:t>
      </w:r>
      <w:del w:id="1151" w:author="Antoni Luque Santolaria" w:date="2021-12-22T00:07:00Z">
        <w:r w:rsidDel="0006727A">
          <w:delText xml:space="preserve">are considered jumbo phages, </w:delText>
        </w:r>
      </w:del>
      <w:r>
        <w:t xml:space="preserve">and recent studies have discovered that they are far more common than initially expected across ecosystems (Fokine et al. 2005; Iyer et al 2021; Berg and Roux 2021). Our analysis indicates that </w:t>
      </w:r>
      <w:del w:id="1152" w:author="Antoni Luque Santolaria" w:date="2021-12-22T00:08:00Z">
        <w:r w:rsidDel="0006727A">
          <w:delText xml:space="preserve">T=31 </w:delText>
        </w:r>
      </w:del>
      <w:r>
        <w:t>jumbo tailed phages might be particularly prevalent in gut microbiomes and the detailed genomic and structural characterization of this group might be key to understanding the ecology of phage and bacteria</w:t>
      </w:r>
      <w:ins w:id="1153" w:author="Antoni Luque Santolaria" w:date="2021-12-22T00:08:00Z">
        <w:r w:rsidR="0006727A">
          <w:t xml:space="preserve"> in </w:t>
        </w:r>
      </w:ins>
      <w:customXmlDelRangeStart w:id="1154" w:author="Antoni Luque Santolaria" w:date="2021-12-22T00:08:00Z"/>
      <w:sdt>
        <w:sdtPr>
          <w:tag w:val="goog_rdk_158"/>
          <w:id w:val="1432701498"/>
        </w:sdtPr>
        <w:sdtEndPr/>
        <w:sdtContent>
          <w:customXmlDelRangeEnd w:id="1154"/>
          <w:ins w:id="1155" w:author="Microsoft Office User" w:date="2021-12-01T11:18:00Z">
            <w:del w:id="1156" w:author="Antoni Luque Santolaria" w:date="2021-12-22T00:08:00Z">
              <w:r w:rsidDel="0006727A">
                <w:delText xml:space="preserve"> in</w:delText>
              </w:r>
            </w:del>
          </w:ins>
          <w:customXmlDelRangeStart w:id="1157" w:author="Antoni Luque Santolaria" w:date="2021-12-22T00:08:00Z"/>
        </w:sdtContent>
      </w:sdt>
      <w:customXmlDelRangeEnd w:id="1157"/>
      <w:del w:id="1158" w:author="Antoni Luque Santolaria" w:date="2021-12-22T00:08:00Z">
        <w:r w:rsidDel="0006727A">
          <w:delText xml:space="preserve"> </w:delText>
        </w:r>
      </w:del>
      <w:r>
        <w:t>the human gut.</w:t>
      </w:r>
      <w:ins w:id="1159" w:author="Antoni Luque Santolaria" w:date="2021-12-22T00:08:00Z">
        <w:r w:rsidR="003C5103">
          <w:t xml:space="preserve"> Additionally, the model also predicted </w:t>
        </w:r>
      </w:ins>
      <w:ins w:id="1160" w:author="Antoni Luque Santolaria" w:date="2021-12-22T00:09:00Z">
        <w:r w:rsidR="003C5103">
          <w:t xml:space="preserve">more frequent </w:t>
        </w:r>
      </w:ins>
      <w:ins w:id="1161" w:author="Antoni Luque Santolaria" w:date="2021-12-22T00:08:00Z">
        <w:r w:rsidR="003C5103">
          <w:t>small capsids, T=4 and T=5.33 (Figure 7b)</w:t>
        </w:r>
      </w:ins>
      <w:r>
        <w:t xml:space="preserve"> </w:t>
      </w:r>
      <w:ins w:id="1162" w:author="Antoni Luque Santolaria" w:date="2021-12-22T00:09:00Z">
        <w:r w:rsidR="003C5103">
          <w:t>than expected from phage isolates.</w:t>
        </w:r>
        <w:r w:rsidR="004766E7">
          <w:t xml:space="preserve"> This also aligns with recent </w:t>
        </w:r>
      </w:ins>
      <w:ins w:id="1163" w:author="Antoni Luque Santolaria" w:date="2021-12-22T00:10:00Z">
        <w:r w:rsidR="004766E7">
          <w:t xml:space="preserve">bioinformatic </w:t>
        </w:r>
      </w:ins>
      <w:ins w:id="1164" w:author="Antoni Luque Santolaria" w:date="2021-12-22T00:09:00Z">
        <w:r w:rsidR="004766E7">
          <w:t xml:space="preserve">studies </w:t>
        </w:r>
      </w:ins>
      <w:ins w:id="1165" w:author="Antoni Luque Santolaria" w:date="2021-12-22T00:10:00Z">
        <w:r w:rsidR="004766E7">
          <w:t>indicating that these groups of capsids have been under sampled (Luque et al. 2020; Berg and Roux 2021). These small capsids</w:t>
        </w:r>
      </w:ins>
      <w:ins w:id="1166" w:author="Antoni Luque Santolaria" w:date="2021-12-22T00:11:00Z">
        <w:r w:rsidR="000652A5">
          <w:t xml:space="preserve"> could be the key to understand the evolution of tailed phages and cellular compartments like </w:t>
        </w:r>
        <w:proofErr w:type="spellStart"/>
        <w:r w:rsidR="000652A5">
          <w:t>encapsulins</w:t>
        </w:r>
        <w:proofErr w:type="spellEnd"/>
        <w:r w:rsidR="000652A5">
          <w:t xml:space="preserve"> (Luque et al. 2020). </w:t>
        </w:r>
      </w:ins>
      <w:ins w:id="1167" w:author="Antoni Luque Santolaria" w:date="2021-12-22T00:12:00Z">
        <w:r w:rsidR="000652A5">
          <w:t>T</w:t>
        </w:r>
      </w:ins>
      <w:ins w:id="1168" w:author="Antoni Luque Santolaria" w:date="2021-12-22T00:11:00Z">
        <w:r w:rsidR="000652A5">
          <w:t xml:space="preserve">he </w:t>
        </w:r>
      </w:ins>
      <w:ins w:id="1169" w:author="Antoni Luque Santolaria" w:date="2021-12-22T00:12:00Z">
        <w:r w:rsidR="000652A5">
          <w:t xml:space="preserve">application of the G2T model to the circular genome lengths indicated that </w:t>
        </w:r>
      </w:ins>
      <w:ins w:id="1170" w:author="Antoni Luque Santolaria" w:date="2021-12-22T00:14:00Z">
        <w:r w:rsidR="000652A5">
          <w:t xml:space="preserve">43 genomes predicted </w:t>
        </w:r>
      </w:ins>
      <w:ins w:id="1171" w:author="Antoni Luque Santolaria" w:date="2021-12-22T00:12:00Z">
        <w:r w:rsidR="000652A5">
          <w:t xml:space="preserve">T=4 and T=5.33 </w:t>
        </w:r>
      </w:ins>
      <w:ins w:id="1172" w:author="Antoni Luque Santolaria" w:date="2021-12-22T00:14:00Z">
        <w:r w:rsidR="000652A5">
          <w:t xml:space="preserve">capsids </w:t>
        </w:r>
      </w:ins>
      <w:ins w:id="1173" w:author="Antoni Luque Santolaria" w:date="2021-12-22T00:17:00Z">
        <w:r w:rsidR="00D04717">
          <w:t>in agreement</w:t>
        </w:r>
      </w:ins>
      <w:ins w:id="1174" w:author="Antoni Luque Santolaria" w:date="2021-12-22T00:15:00Z">
        <w:r w:rsidR="000652A5">
          <w:t xml:space="preserve"> with the MCP2T-RF </w:t>
        </w:r>
      </w:ins>
      <w:ins w:id="1175" w:author="Antoni Luque Santolaria" w:date="2021-12-22T00:19:00Z">
        <w:r w:rsidR="00D04717">
          <w:t xml:space="preserve">model; </w:t>
        </w:r>
      </w:ins>
      <w:ins w:id="1176" w:author="Antoni Luque Santolaria" w:date="2021-12-22T00:16:00Z">
        <w:r w:rsidR="00D04717">
          <w:t>only 56 genomes led to this</w:t>
        </w:r>
      </w:ins>
      <w:ins w:id="1177" w:author="Antoni Luque Santolaria" w:date="2021-12-22T00:17:00Z">
        <w:r w:rsidR="00D04717">
          <w:t xml:space="preserve"> agreement </w:t>
        </w:r>
      </w:ins>
      <w:ins w:id="1178" w:author="Antoni Luque Santolaria" w:date="2021-12-22T00:20:00Z">
        <w:r w:rsidR="00D04717">
          <w:t>for gut phage genomes</w:t>
        </w:r>
      </w:ins>
      <w:ins w:id="1179" w:author="Antoni Luque Santolaria" w:date="2021-12-22T00:17:00Z">
        <w:r w:rsidR="00D04717">
          <w:t>.</w:t>
        </w:r>
      </w:ins>
      <w:ins w:id="1180" w:author="Antoni Luque Santolaria" w:date="2021-12-22T00:15:00Z">
        <w:r w:rsidR="000652A5">
          <w:t xml:space="preserve"> </w:t>
        </w:r>
      </w:ins>
      <w:ins w:id="1181" w:author="Antoni Luque Santolaria" w:date="2021-12-22T00:17:00Z">
        <w:r w:rsidR="00D04717">
          <w:t xml:space="preserve">This </w:t>
        </w:r>
      </w:ins>
      <w:ins w:id="1182" w:author="Antoni Luque Santolaria" w:date="2021-12-22T00:18:00Z">
        <w:r w:rsidR="00D04717">
          <w:t xml:space="preserve">result </w:t>
        </w:r>
      </w:ins>
      <w:ins w:id="1183" w:author="Antoni Luque Santolaria" w:date="2021-12-22T00:17:00Z">
        <w:r w:rsidR="00D04717">
          <w:t xml:space="preserve">suggests that these 43 </w:t>
        </w:r>
      </w:ins>
      <w:ins w:id="1184" w:author="Antoni Luque Santolaria" w:date="2021-12-22T00:18:00Z">
        <w:r w:rsidR="00D04717">
          <w:t>candidates</w:t>
        </w:r>
      </w:ins>
      <w:ins w:id="1185" w:author="Antoni Luque Santolaria" w:date="2021-12-22T00:17:00Z">
        <w:r w:rsidR="00D04717">
          <w:t xml:space="preserve"> </w:t>
        </w:r>
      </w:ins>
      <w:ins w:id="1186" w:author="Antoni Luque Santolaria" w:date="2021-12-22T00:18:00Z">
        <w:r w:rsidR="00D04717">
          <w:t>are probably</w:t>
        </w:r>
      </w:ins>
      <w:ins w:id="1187" w:author="Antoni Luque Santolaria" w:date="2021-12-22T00:17:00Z">
        <w:r w:rsidR="00D04717">
          <w:t xml:space="preserve"> complete phage</w:t>
        </w:r>
      </w:ins>
      <w:ins w:id="1188" w:author="Antoni Luque Santolaria" w:date="2021-12-22T00:18:00Z">
        <w:r w:rsidR="00D04717">
          <w:t xml:space="preserve"> genomes</w:t>
        </w:r>
      </w:ins>
      <w:ins w:id="1189" w:author="Antoni Luque Santolaria" w:date="2021-12-22T00:19:00Z">
        <w:r w:rsidR="00D04717">
          <w:t xml:space="preserve"> </w:t>
        </w:r>
      </w:ins>
      <w:ins w:id="1190" w:author="Antoni Luque Santolaria" w:date="2021-12-22T00:20:00Z">
        <w:r w:rsidR="00D04717">
          <w:t>that</w:t>
        </w:r>
      </w:ins>
      <w:ins w:id="1191" w:author="Antoni Luque Santolaria" w:date="2021-12-22T00:19:00Z">
        <w:r w:rsidR="00D04717">
          <w:t xml:space="preserve"> could provide a great source of information to </w:t>
        </w:r>
      </w:ins>
      <w:ins w:id="1192" w:author="Antoni Luque Santolaria" w:date="2021-12-22T00:20:00Z">
        <w:r w:rsidR="00D04717">
          <w:t xml:space="preserve">investigate the structure and evolution of </w:t>
        </w:r>
      </w:ins>
      <w:ins w:id="1193" w:author="Antoni Luque Santolaria" w:date="2021-12-22T03:45:00Z">
        <w:r w:rsidR="00C4414D">
          <w:t>small, tailed</w:t>
        </w:r>
      </w:ins>
      <w:ins w:id="1194" w:author="Antoni Luque Santolaria" w:date="2021-12-22T00:19:00Z">
        <w:r w:rsidR="00D04717">
          <w:t xml:space="preserve"> phage capsids</w:t>
        </w:r>
      </w:ins>
      <w:ins w:id="1195" w:author="Antoni Luque Santolaria" w:date="2021-12-22T00:18:00Z">
        <w:r w:rsidR="00D04717">
          <w:t>.</w:t>
        </w:r>
      </w:ins>
      <w:ins w:id="1196" w:author="Antoni Luque Santolaria" w:date="2021-12-22T00:23:00Z">
        <w:r w:rsidR="00CA4412">
          <w:t xml:space="preserve"> </w:t>
        </w:r>
      </w:ins>
      <w:ins w:id="1197" w:author="Antoni Luque Santolaria" w:date="2021-12-22T00:24:00Z">
        <w:r w:rsidR="00CA4412">
          <w:t xml:space="preserve">The MCP2T-RF model did not predict smaller capsids (T </w:t>
        </w:r>
      </w:ins>
      <w:ins w:id="1198" w:author="Antoni Luque Santolaria" w:date="2021-12-22T00:25:00Z">
        <w:r w:rsidR="00CA4412">
          <w:t>&lt;</w:t>
        </w:r>
      </w:ins>
      <w:ins w:id="1199" w:author="Antoni Luque Santolaria" w:date="2021-12-22T00:24:00Z">
        <w:r w:rsidR="00CA4412">
          <w:t xml:space="preserve"> </w:t>
        </w:r>
      </w:ins>
      <w:ins w:id="1200" w:author="Antoni Luque Santolaria" w:date="2021-12-22T00:25:00Z">
        <w:r w:rsidR="00CA4412">
          <w:t xml:space="preserve">4) because such putative capsids were not present </w:t>
        </w:r>
      </w:ins>
      <w:ins w:id="1201" w:author="Antoni Luque Santolaria" w:date="2021-12-22T00:27:00Z">
        <w:r w:rsidR="007E3B9F">
          <w:t>in the MCP/T library</w:t>
        </w:r>
      </w:ins>
      <w:ins w:id="1202" w:author="Antoni Luque Santolaria" w:date="2021-12-22T00:26:00Z">
        <w:r w:rsidR="00CA4412">
          <w:t xml:space="preserve">, but the </w:t>
        </w:r>
      </w:ins>
      <w:ins w:id="1203" w:author="Antoni Luque Santolaria" w:date="2021-12-22T00:28:00Z">
        <w:r w:rsidR="007E3B9F">
          <w:t xml:space="preserve">observation of </w:t>
        </w:r>
      </w:ins>
      <w:ins w:id="1204" w:author="Antoni Luque Santolaria" w:date="2021-12-22T00:26:00Z">
        <w:r w:rsidR="00CA4412">
          <w:t xml:space="preserve">small circular genomes </w:t>
        </w:r>
      </w:ins>
      <w:ins w:id="1205" w:author="Antoni Luque Santolaria" w:date="2021-12-22T00:28:00Z">
        <w:r w:rsidR="007E3B9F">
          <w:t xml:space="preserve">among tailed phages suggest that </w:t>
        </w:r>
      </w:ins>
      <w:ins w:id="1206" w:author="Antoni Luque Santolaria" w:date="2021-12-22T00:26:00Z">
        <w:r w:rsidR="007E3B9F">
          <w:t>that the</w:t>
        </w:r>
      </w:ins>
      <w:ins w:id="1207" w:author="Antoni Luque Santolaria" w:date="2021-12-22T00:27:00Z">
        <w:r w:rsidR="007E3B9F">
          <w:t>y could exist (Luque et al. 2020).</w:t>
        </w:r>
      </w:ins>
      <w:ins w:id="1208" w:author="Antoni Luque Santolaria" w:date="2021-12-22T00:24:00Z">
        <w:r w:rsidR="00CA4412">
          <w:t xml:space="preserve"> </w:t>
        </w:r>
      </w:ins>
    </w:p>
    <w:p w14:paraId="0000003E" w14:textId="097DC3D0" w:rsidR="00EC67FD" w:rsidRDefault="00386A43">
      <w:pPr>
        <w:spacing w:before="280" w:after="280" w:line="480" w:lineRule="auto"/>
      </w:pPr>
      <w:r>
        <w:lastRenderedPageBreak/>
        <w:t xml:space="preserve">The computational model introduced here is a first step to bridge viral genomic information with viral structural phenotype in microbiomes. However, there are important steps ahead to improve the accuracy of the models. The MCP2T-RF model is projected to reach an accuracy of 90% using a library of 2,600 MCPs and putative T-number architectures (Figure 6c). However, to go beyond this accuracy, it would be necessary first to improve the underlying genome-to-T-number (G2T) model responsible for building the MCP/T library (Figure 2). The G2T model currently has an accuracy of 91%, but this error is not projected to be reduced when increasing the number of structures in the high-resolution database (Figure 3b). This implies that at least one more genome feature would be necessary in addition to the genome length. One compelling direction would be to add the tailed phage packing strategy. Head-full mechanisms tend to pack more DNA than encoded in the genome, while packing signal mechanisms pack exactly the genome length (Casjens and </w:t>
      </w:r>
      <w:proofErr w:type="spellStart"/>
      <w:r>
        <w:t>Gilcrease</w:t>
      </w:r>
      <w:proofErr w:type="spellEnd"/>
      <w:r>
        <w:t xml:space="preserve"> 2009; Hua et al. 2017). These variations may explain that the empirical exponent in the power-function model is slightly larger than the theoretical prediction (Figure 3a)</w:t>
      </w:r>
      <w:ins w:id="1209" w:author="Antoni Luque Santolaria" w:date="2021-12-22T00:21:00Z">
        <w:r w:rsidR="00CA4412">
          <w:t>.</w:t>
        </w:r>
      </w:ins>
      <w:del w:id="1210" w:author="Antoni Luque Santolaria" w:date="2021-12-22T00:22:00Z">
        <w:r w:rsidDel="00CA4412">
          <w:delText>.</w:delText>
        </w:r>
      </w:del>
      <w:customXmlDelRangeStart w:id="1211" w:author="Antoni Luque Santolaria" w:date="2021-12-22T00:22:00Z"/>
      <w:sdt>
        <w:sdtPr>
          <w:tag w:val="goog_rdk_159"/>
          <w:id w:val="-1041519188"/>
        </w:sdtPr>
        <w:sdtEndPr/>
        <w:sdtContent>
          <w:customXmlDelRangeEnd w:id="1211"/>
          <w:customXmlDelRangeStart w:id="1212" w:author="Antoni Luque Santolaria" w:date="2021-12-22T00:21:00Z"/>
          <w:sdt>
            <w:sdtPr>
              <w:tag w:val="goog_rdk_160"/>
              <w:id w:val="-305859585"/>
            </w:sdtPr>
            <w:sdtEndPr/>
            <w:sdtContent>
              <w:customXmlDelRangeEnd w:id="1212"/>
              <w:customXmlDelRangeStart w:id="1213" w:author="Antoni Luque Santolaria" w:date="2021-12-22T00:21:00Z"/>
            </w:sdtContent>
          </w:sdt>
          <w:customXmlDelRangeEnd w:id="1213"/>
          <w:customXmlDelRangeStart w:id="1214" w:author="Antoni Luque Santolaria" w:date="2021-12-22T00:22:00Z"/>
        </w:sdtContent>
      </w:sdt>
      <w:customXmlDelRangeEnd w:id="1214"/>
    </w:p>
    <w:p w14:paraId="0000003F" w14:textId="4DAEFDE1" w:rsidR="00EC67FD" w:rsidRDefault="00386A43">
      <w:pPr>
        <w:spacing w:before="280" w:after="280" w:line="480" w:lineRule="auto"/>
      </w:pPr>
      <w:r>
        <w:t>The research introduced here does not clarify the structural reasons why features such as amino</w:t>
      </w:r>
      <w:ins w:id="1215" w:author="Antoni Luque Santolaria" w:date="2021-12-22T00:22:00Z">
        <w:r w:rsidR="00CA4412">
          <w:t xml:space="preserve"> </w:t>
        </w:r>
      </w:ins>
      <w:del w:id="1216" w:author="Antoni Luque Santolaria" w:date="2021-12-22T00:22:00Z">
        <w:r w:rsidDel="00CA4412">
          <w:delText>-</w:delText>
        </w:r>
      </w:del>
      <w:r>
        <w:t xml:space="preserve">acid sequence length as well as glycine and threonine frequencies are so relevant in predicting capsid architecture. </w:t>
      </w:r>
      <w:ins w:id="1217" w:author="Antoni Luque Santolaria" w:date="2021-12-22T00:28:00Z">
        <w:r w:rsidR="00E60A5B">
          <w:t>Nonetheless</w:t>
        </w:r>
      </w:ins>
      <w:ins w:id="1218" w:author="Antoni Luque Santolaria" w:date="2021-12-22T00:29:00Z">
        <w:r w:rsidR="00E60A5B">
          <w:t>, two out of the three big MCP clades identified phylogenetically displayed a few characteristic features</w:t>
        </w:r>
      </w:ins>
      <w:ins w:id="1219" w:author="Antoni Luque Santolaria" w:date="2021-12-22T00:36:00Z">
        <w:r w:rsidR="00D620D0">
          <w:t>, including larger amino acid sequence lengths</w:t>
        </w:r>
      </w:ins>
      <w:ins w:id="1220" w:author="Antoni Luque Santolaria" w:date="2021-12-22T00:37:00Z">
        <w:r w:rsidR="00D620D0">
          <w:t xml:space="preserve"> and a larger content of </w:t>
        </w:r>
      </w:ins>
      <w:ins w:id="1221" w:author="Antoni Luque Santolaria" w:date="2021-12-22T00:52:00Z">
        <w:r w:rsidR="004237B6">
          <w:t>glycine</w:t>
        </w:r>
      </w:ins>
      <w:ins w:id="1222" w:author="Antoni Luque Santolaria" w:date="2021-12-22T00:37:00Z">
        <w:r w:rsidR="00D620D0">
          <w:t xml:space="preserve"> and tryptophan, which could be important to MCPs associated with large capsids</w:t>
        </w:r>
      </w:ins>
      <w:ins w:id="1223" w:author="Antoni Luque Santolaria" w:date="2021-12-22T00:29:00Z">
        <w:r w:rsidR="00E60A5B">
          <w:t xml:space="preserve">. </w:t>
        </w:r>
      </w:ins>
      <w:ins w:id="1224" w:author="Antoni Luque Santolaria" w:date="2021-12-22T00:38:00Z">
        <w:r w:rsidR="00D620D0">
          <w:t>However, f</w:t>
        </w:r>
      </w:ins>
      <w:del w:id="1225" w:author="Antoni Luque Santolaria" w:date="2021-12-22T00:38:00Z">
        <w:r w:rsidDel="00D620D0">
          <w:delText>F</w:delText>
        </w:r>
      </w:del>
      <w:r>
        <w:t xml:space="preserve">ollow-up structural analyses would be necessary to reveal the origin of </w:t>
      </w:r>
      <w:del w:id="1226" w:author="Antoni Luque Santolaria" w:date="2021-12-22T00:38:00Z">
        <w:r w:rsidDel="00D620D0">
          <w:delText xml:space="preserve">this </w:delText>
        </w:r>
      </w:del>
      <w:ins w:id="1227" w:author="Antoni Luque Santolaria" w:date="2021-12-22T00:38:00Z">
        <w:r w:rsidR="00D620D0">
          <w:t>the selection of MCPs to form specific T-numbers</w:t>
        </w:r>
      </w:ins>
      <w:del w:id="1228" w:author="Antoni Luque Santolaria" w:date="2021-12-22T00:38:00Z">
        <w:r w:rsidDel="00D620D0">
          <w:delText>association</w:delText>
        </w:r>
      </w:del>
      <w:r>
        <w:t xml:space="preserve">. Additionally, information from other proteins involved in the assembly of tailed phages (like scaffold, minor capsid proteins, and reinforcement proteins) will be necessary to predict more accurately the capsid architecture as </w:t>
      </w:r>
      <w:r>
        <w:lastRenderedPageBreak/>
        <w:t>well as alternative capsid architectures formed by the same major capsid protein (Lander et al 2008; Fokine and Rossmann 2014; Dearborn et al. 2017; Podgorski et al 2020). It is now possible to predict these protein functions from genomic data, but the accuracy is typically lower than for major capsid proteins, and some categories are still hard to predict correctly, like minor capsid proteins (</w:t>
      </w:r>
      <w:proofErr w:type="spellStart"/>
      <w:r>
        <w:t>Cantú</w:t>
      </w:r>
      <w:proofErr w:type="spellEnd"/>
      <w:r>
        <w:t xml:space="preserve"> </w:t>
      </w:r>
      <w:sdt>
        <w:sdtPr>
          <w:tag w:val="goog_rdk_163"/>
          <w:id w:val="72014615"/>
        </w:sdtPr>
        <w:sdtEndPr/>
        <w:sdtContent>
          <w:r>
            <w:rPr>
              <w:i/>
              <w:rPrChange w:id="1229" w:author="Antoni Luque Santolaria" w:date="2021-11-17T13:08:00Z">
                <w:rPr/>
              </w:rPrChange>
            </w:rPr>
            <w:t>et al</w:t>
          </w:r>
        </w:sdtContent>
      </w:sdt>
      <w:sdt>
        <w:sdtPr>
          <w:tag w:val="goog_rdk_164"/>
          <w:id w:val="-1568569330"/>
        </w:sdtPr>
        <w:sdtEndPr/>
        <w:sdtContent>
          <w:sdt>
            <w:sdtPr>
              <w:tag w:val="goog_rdk_165"/>
              <w:id w:val="2089502748"/>
            </w:sdtPr>
            <w:sdtEndPr/>
            <w:sdtContent>
              <w:ins w:id="1230" w:author="Antoni Luque Santolaria" w:date="2021-11-17T13:08:00Z">
                <w:r>
                  <w:rPr>
                    <w:i/>
                    <w:rPrChange w:id="1231" w:author="Antoni Luque Santolaria" w:date="2021-11-17T13:08:00Z">
                      <w:rPr/>
                    </w:rPrChange>
                  </w:rPr>
                  <w:t>.</w:t>
                </w:r>
              </w:ins>
            </w:sdtContent>
          </w:sdt>
        </w:sdtContent>
      </w:sdt>
      <w:r>
        <w:t xml:space="preserve"> 2020).</w:t>
      </w:r>
    </w:p>
    <w:p w14:paraId="6197AD0A" w14:textId="2E2E6541" w:rsidR="00160E6A" w:rsidRDefault="00386A43">
      <w:pPr>
        <w:spacing w:before="280" w:after="280" w:line="480" w:lineRule="auto"/>
        <w:rPr>
          <w:ins w:id="1232" w:author="Antoni Luque Santolaria" w:date="2021-12-22T00:45:00Z"/>
          <w:color w:val="000000"/>
        </w:rPr>
      </w:pPr>
      <w:r>
        <w:rPr>
          <w:color w:val="000000"/>
        </w:rPr>
        <w:t xml:space="preserve">The method </w:t>
      </w:r>
      <w:ins w:id="1233" w:author="Antoni Luque Santolaria" w:date="2021-12-22T03:35:00Z">
        <w:r w:rsidR="00F87641">
          <w:rPr>
            <w:color w:val="000000"/>
          </w:rPr>
          <w:t>described</w:t>
        </w:r>
      </w:ins>
      <w:ins w:id="1234" w:author="Antoni Luque Santolaria" w:date="2021-12-22T00:41:00Z">
        <w:r w:rsidR="00D620D0">
          <w:rPr>
            <w:color w:val="000000"/>
          </w:rPr>
          <w:t xml:space="preserve"> </w:t>
        </w:r>
      </w:ins>
      <w:del w:id="1235" w:author="Antoni Luque Santolaria" w:date="2021-12-22T00:41:00Z">
        <w:r w:rsidDel="00D620D0">
          <w:rPr>
            <w:color w:val="000000"/>
          </w:rPr>
          <w:delText>presented here</w:delText>
        </w:r>
      </w:del>
      <w:ins w:id="1236" w:author="Antoni Luque Santolaria" w:date="2021-12-22T00:39:00Z">
        <w:r w:rsidR="00D620D0">
          <w:rPr>
            <w:color w:val="000000"/>
          </w:rPr>
          <w:t xml:space="preserve">in Figures </w:t>
        </w:r>
      </w:ins>
      <w:ins w:id="1237" w:author="Antoni Luque Santolaria" w:date="2021-12-22T00:44:00Z">
        <w:r w:rsidR="00021E38">
          <w:rPr>
            <w:color w:val="000000"/>
          </w:rPr>
          <w:t>2</w:t>
        </w:r>
      </w:ins>
      <w:r>
        <w:rPr>
          <w:color w:val="000000"/>
        </w:rPr>
        <w:t xml:space="preserve"> could be adapted to also predict</w:t>
      </w:r>
      <w:r>
        <w:t xml:space="preserve"> </w:t>
      </w:r>
      <w:r>
        <w:rPr>
          <w:color w:val="000000"/>
        </w:rPr>
        <w:t xml:space="preserve">the capsid architecture of other viruses. The first key step </w:t>
      </w:r>
      <w:r>
        <w:t>would be</w:t>
      </w:r>
      <w:r>
        <w:rPr>
          <w:color w:val="000000"/>
        </w:rPr>
        <w:t xml:space="preserve"> identifying strong allometric relationships between the genome length and capsid architecture of those viruses (Figure 2a). The analysis of allometric relationship between virion volume and genome length combining all virus types has led to</w:t>
      </w:r>
      <w:r>
        <w:t xml:space="preserve"> non-optimal</w:t>
      </w:r>
      <w:r>
        <w:rPr>
          <w:color w:val="000000"/>
        </w:rPr>
        <w:t xml:space="preserve"> statistical results due to the variance </w:t>
      </w:r>
      <w:r>
        <w:t>between virus</w:t>
      </w:r>
      <w:r>
        <w:rPr>
          <w:color w:val="000000"/>
        </w:rPr>
        <w:t xml:space="preserve"> groups (Cui 2014, </w:t>
      </w:r>
      <w:proofErr w:type="spellStart"/>
      <w:r>
        <w:rPr>
          <w:color w:val="000000"/>
        </w:rPr>
        <w:t>Brandes</w:t>
      </w:r>
      <w:proofErr w:type="spellEnd"/>
      <w:r>
        <w:rPr>
          <w:color w:val="000000"/>
        </w:rPr>
        <w:t xml:space="preserve"> and </w:t>
      </w:r>
      <w:proofErr w:type="spellStart"/>
      <w:r>
        <w:rPr>
          <w:color w:val="000000"/>
        </w:rPr>
        <w:t>Linial</w:t>
      </w:r>
      <w:proofErr w:type="spellEnd"/>
      <w:r>
        <w:rPr>
          <w:color w:val="000000"/>
        </w:rPr>
        <w:t xml:space="preserve"> 2016, Edwards et al</w:t>
      </w:r>
      <w:r>
        <w:t>. 2021</w:t>
      </w:r>
      <w:r>
        <w:rPr>
          <w:color w:val="000000"/>
        </w:rPr>
        <w:t xml:space="preserve">). </w:t>
      </w:r>
      <w:ins w:id="1238" w:author="Antoni Luque Santolaria" w:date="2021-12-22T00:43:00Z">
        <w:r w:rsidR="00021E38">
          <w:t xml:space="preserve">Prior studies indicate that the allometric exponent would vary strongly depending on the virus group (Belyi and </w:t>
        </w:r>
        <w:proofErr w:type="spellStart"/>
        <w:r w:rsidR="00021E38">
          <w:t>Muthukumar</w:t>
        </w:r>
        <w:proofErr w:type="spellEnd"/>
        <w:r w:rsidR="00021E38">
          <w:t xml:space="preserve"> 2006; Edwards </w:t>
        </w:r>
      </w:ins>
      <w:customXmlInsRangeStart w:id="1239" w:author="Antoni Luque Santolaria" w:date="2021-12-22T00:43:00Z"/>
      <w:sdt>
        <w:sdtPr>
          <w:tag w:val="goog_rdk_161"/>
          <w:id w:val="1252160714"/>
        </w:sdtPr>
        <w:sdtEndPr/>
        <w:sdtContent>
          <w:customXmlInsRangeEnd w:id="1239"/>
          <w:ins w:id="1240" w:author="Antoni Luque Santolaria" w:date="2021-12-22T00:43:00Z">
            <w:r w:rsidR="00021E38" w:rsidRPr="00B269A7">
              <w:rPr>
                <w:i/>
              </w:rPr>
              <w:t>et al.</w:t>
            </w:r>
          </w:ins>
          <w:customXmlInsRangeStart w:id="1241" w:author="Antoni Luque Santolaria" w:date="2021-12-22T00:43:00Z"/>
        </w:sdtContent>
      </w:sdt>
      <w:customXmlInsRangeEnd w:id="1241"/>
      <w:ins w:id="1242" w:author="Antoni Luque Santolaria" w:date="2021-12-22T00:43:00Z">
        <w:r w:rsidR="00021E38">
          <w:t xml:space="preserve"> 2020). </w:t>
        </w:r>
      </w:ins>
      <w:r>
        <w:t>A strategy</w:t>
      </w:r>
      <w:r>
        <w:rPr>
          <w:color w:val="000000"/>
        </w:rPr>
        <w:t xml:space="preserve"> to improve </w:t>
      </w:r>
      <w:r>
        <w:t>the accuracy of this relationship</w:t>
      </w:r>
      <w:r>
        <w:rPr>
          <w:color w:val="000000"/>
        </w:rPr>
        <w:t xml:space="preserve"> is separating viruses that use the same capsid protein fold and genome storage strategy (</w:t>
      </w:r>
      <w:proofErr w:type="spellStart"/>
      <w:r>
        <w:t>Abrescia</w:t>
      </w:r>
      <w:proofErr w:type="spellEnd"/>
      <w:r>
        <w:t xml:space="preserve"> et al. 2012; </w:t>
      </w:r>
      <w:ins w:id="1243" w:author="Antoni Luque Santolaria" w:date="2021-12-22T00:42:00Z">
        <w:r w:rsidR="00021E38">
          <w:t xml:space="preserve">Krupovic and Koonin 2017; </w:t>
        </w:r>
      </w:ins>
      <w:r>
        <w:t>Twarock and Luque, 2019; Koonin et al. 2020</w:t>
      </w:r>
      <w:r>
        <w:rPr>
          <w:color w:val="000000"/>
        </w:rPr>
        <w:t xml:space="preserve">). The second step </w:t>
      </w:r>
      <w:r>
        <w:t>would be</w:t>
      </w:r>
      <w:r>
        <w:rPr>
          <w:color w:val="000000"/>
        </w:rPr>
        <w:t xml:space="preserve"> generating the</w:t>
      </w:r>
      <w:ins w:id="1244" w:author="Antoni Luque Santolaria" w:date="2021-12-22T00:44:00Z">
        <w:r w:rsidR="00021E38">
          <w:rPr>
            <w:color w:val="000000"/>
          </w:rPr>
          <w:t xml:space="preserve"> MCP/T</w:t>
        </w:r>
      </w:ins>
      <w:r>
        <w:rPr>
          <w:color w:val="000000"/>
        </w:rPr>
        <w:t xml:space="preserve"> library of capsid proteins and capsid architectures using isolated genomes (Figure 2b), and the third </w:t>
      </w:r>
      <w:r>
        <w:t>would be</w:t>
      </w:r>
      <w:r>
        <w:rPr>
          <w:color w:val="000000"/>
        </w:rPr>
        <w:t xml:space="preserve"> using these libraries to train similar statistical learning methods as those presented here (Figure 2c). Sequencing technologies are now capable of identifying both DNA and RNA viruses </w:t>
      </w:r>
      <w:r>
        <w:t>(Roux et al. 2016; Fitzpatrick et al. 2021</w:t>
      </w:r>
      <w:r>
        <w:rPr>
          <w:color w:val="000000"/>
        </w:rPr>
        <w:t>)</w:t>
      </w:r>
      <w:r>
        <w:t>.</w:t>
      </w:r>
      <w:ins w:id="1245" w:author="Antoni Luque Santolaria" w:date="2021-12-22T00:41:00Z">
        <w:r w:rsidR="00021E38">
          <w:t xml:space="preserve"> Nonetheless, the diversity of capsid architectures among viruses different than tailed phages is smaller (Montiel-Garcia </w:t>
        </w:r>
      </w:ins>
      <w:customXmlInsRangeStart w:id="1246" w:author="Antoni Luque Santolaria" w:date="2021-12-22T00:41:00Z"/>
      <w:sdt>
        <w:sdtPr>
          <w:tag w:val="goog_rdk_162"/>
          <w:id w:val="900030047"/>
        </w:sdtPr>
        <w:sdtEndPr/>
        <w:sdtContent>
          <w:customXmlInsRangeEnd w:id="1246"/>
          <w:ins w:id="1247" w:author="Antoni Luque Santolaria" w:date="2021-12-22T00:41:00Z">
            <w:r w:rsidR="00021E38" w:rsidRPr="00B269A7">
              <w:rPr>
                <w:i/>
              </w:rPr>
              <w:t>et al.</w:t>
            </w:r>
          </w:ins>
          <w:customXmlInsRangeStart w:id="1248" w:author="Antoni Luque Santolaria" w:date="2021-12-22T00:41:00Z"/>
        </w:sdtContent>
      </w:sdt>
      <w:customXmlInsRangeEnd w:id="1248"/>
      <w:ins w:id="1249" w:author="Antoni Luque Santolaria" w:date="2021-12-22T00:41:00Z">
        <w:r w:rsidR="00021E38">
          <w:t xml:space="preserve"> 2021). Thus, other phenotypical features might be more interesting to </w:t>
        </w:r>
      </w:ins>
      <w:ins w:id="1250" w:author="Antoni Luque Santolaria" w:date="2021-12-22T00:44:00Z">
        <w:r w:rsidR="00021E38">
          <w:t>include in the MCP/T library</w:t>
        </w:r>
      </w:ins>
      <w:ins w:id="1251" w:author="Antoni Luque Santolaria" w:date="2021-12-22T00:41:00Z">
        <w:r w:rsidR="00021E38">
          <w:t>.</w:t>
        </w:r>
      </w:ins>
      <w:r>
        <w:t xml:space="preserve"> T</w:t>
      </w:r>
      <w:r>
        <w:rPr>
          <w:color w:val="000000"/>
        </w:rPr>
        <w:t xml:space="preserve">he development of bioinformatic pipelines as the one used here would facilitate constant monitoring and analysis of viral capsids of different virus groups in the environment </w:t>
      </w:r>
      <w:r>
        <w:t>(Figure 7a)</w:t>
      </w:r>
      <w:r>
        <w:rPr>
          <w:color w:val="000000"/>
        </w:rPr>
        <w:t>.</w:t>
      </w:r>
    </w:p>
    <w:p w14:paraId="22D4D835" w14:textId="3D6833CA" w:rsidR="00D620D0" w:rsidRDefault="00D620D0">
      <w:pPr>
        <w:spacing w:before="280" w:after="280" w:line="480" w:lineRule="auto"/>
        <w:rPr>
          <w:color w:val="000000"/>
        </w:rPr>
      </w:pPr>
      <w:ins w:id="1252" w:author="Antoni Luque Santolaria" w:date="2021-12-22T00:39:00Z">
        <w:r>
          <w:rPr>
            <w:color w:val="000000"/>
          </w:rPr>
          <w:lastRenderedPageBreak/>
          <w:t xml:space="preserve"> </w:t>
        </w:r>
      </w:ins>
    </w:p>
    <w:p w14:paraId="00000041" w14:textId="77777777" w:rsidR="00EC67FD" w:rsidRDefault="00386A43">
      <w:pPr>
        <w:spacing w:before="280" w:after="280" w:line="480" w:lineRule="auto"/>
        <w:rPr>
          <w:b/>
        </w:rPr>
      </w:pPr>
      <w:r>
        <w:rPr>
          <w:b/>
        </w:rPr>
        <w:t>CONCLUSION</w:t>
      </w:r>
    </w:p>
    <w:p w14:paraId="00000042" w14:textId="1425ED07" w:rsidR="00EC67FD" w:rsidRDefault="00386A43">
      <w:pPr>
        <w:spacing w:before="280" w:after="280" w:line="480" w:lineRule="auto"/>
      </w:pPr>
      <w:r>
        <w:t>The protein-to-capsid model introduced here predicts the architecture of tailed phages from just one gene (the major capsid protein) with 74% accuracy. Increasing the library of proteins and putative architectures around 2,600 could increase this accuracy to 90%. The application of this approach in human gut metagenomes predicted the</w:t>
      </w:r>
      <w:ins w:id="1253" w:author="Antoni Luque Santolaria" w:date="2021-12-22T00:45:00Z">
        <w:r w:rsidR="001D5783">
          <w:t xml:space="preserve"> abundance of T=7 capsids pr</w:t>
        </w:r>
      </w:ins>
      <w:ins w:id="1254" w:author="Antoni Luque Santolaria" w:date="2021-12-22T00:46:00Z">
        <w:r w:rsidR="001D5783">
          <w:t xml:space="preserve">obably associated to temperate phages followed by an unexpected </w:t>
        </w:r>
        <w:r w:rsidR="00764F6A">
          <w:t>abundance</w:t>
        </w:r>
      </w:ins>
      <w:del w:id="1255" w:author="Antoni Luque Santolaria" w:date="2021-12-22T00:46:00Z">
        <w:r w:rsidDel="00764F6A">
          <w:delText xml:space="preserve"> presence of </w:delText>
        </w:r>
      </w:del>
      <w:del w:id="1256" w:author="Antoni Luque Santolaria" w:date="2021-12-22T00:45:00Z">
        <w:r w:rsidDel="001D5783">
          <w:delText>a</w:delText>
        </w:r>
      </w:del>
      <w:r>
        <w:t xml:space="preserve"> </w:t>
      </w:r>
      <w:ins w:id="1257" w:author="Antoni Luque Santolaria" w:date="2021-12-22T00:46:00Z">
        <w:r w:rsidR="00764F6A">
          <w:t xml:space="preserve">of </w:t>
        </w:r>
      </w:ins>
      <w:r>
        <w:t>jumbo capsid architecture</w:t>
      </w:r>
      <w:ins w:id="1258" w:author="Antoni Luque Santolaria" w:date="2021-12-22T00:45:00Z">
        <w:r w:rsidR="001D5783">
          <w:t>s</w:t>
        </w:r>
      </w:ins>
      <w:r>
        <w:t xml:space="preserve"> (T</w:t>
      </w:r>
      <w:ins w:id="1259" w:author="Antoni Luque Santolaria" w:date="2021-12-22T00:45:00Z">
        <w:r w:rsidR="001D5783">
          <w:t xml:space="preserve"> ≥ </w:t>
        </w:r>
      </w:ins>
      <w:del w:id="1260" w:author="Antoni Luque Santolaria" w:date="2021-12-22T00:45:00Z">
        <w:r w:rsidDel="001D5783">
          <w:delText>=31</w:delText>
        </w:r>
      </w:del>
      <w:ins w:id="1261" w:author="Antoni Luque Santolaria" w:date="2021-12-22T00:45:00Z">
        <w:r w:rsidR="001D5783">
          <w:t>25</w:t>
        </w:r>
      </w:ins>
      <w:r>
        <w:t xml:space="preserve">) </w:t>
      </w:r>
      <w:ins w:id="1262" w:author="Antoni Luque Santolaria" w:date="2021-12-22T00:46:00Z">
        <w:r w:rsidR="00764F6A">
          <w:t xml:space="preserve">and small architectures (T=4 and T=5.33) </w:t>
        </w:r>
      </w:ins>
      <w:r>
        <w:t>that ha</w:t>
      </w:r>
      <w:ins w:id="1263" w:author="Antoni Luque Santolaria" w:date="2021-12-22T00:47:00Z">
        <w:r w:rsidR="00764F6A">
          <w:t>ve been under sampled</w:t>
        </w:r>
      </w:ins>
      <w:del w:id="1264" w:author="Antoni Luque Santolaria" w:date="2021-12-22T00:47:00Z">
        <w:r w:rsidDel="00764F6A">
          <w:delText>s not been characterized</w:delText>
        </w:r>
      </w:del>
      <w:r>
        <w:t xml:space="preserve"> among </w:t>
      </w:r>
      <w:ins w:id="1265" w:author="Antoni Luque Santolaria" w:date="2021-12-22T00:47:00Z">
        <w:r w:rsidR="00764F6A">
          <w:t xml:space="preserve">phage isolates and </w:t>
        </w:r>
      </w:ins>
      <w:r>
        <w:t>high-resolution tailed phage capsid</w:t>
      </w:r>
      <w:ins w:id="1266" w:author="Antoni Luque Santolaria" w:date="2021-12-22T00:47:00Z">
        <w:r w:rsidR="00764F6A">
          <w:t xml:space="preserve"> studies</w:t>
        </w:r>
      </w:ins>
      <w:del w:id="1267" w:author="Antoni Luque Santolaria" w:date="2021-12-22T00:47:00Z">
        <w:r w:rsidDel="00764F6A">
          <w:delText>s</w:delText>
        </w:r>
      </w:del>
      <w:r>
        <w:t xml:space="preserve">. The method introduced here will facilitate bridging the evolution and selection of tailed phage genomic data with capsid architecture. This would eventually help identify the functions associated with capsids beyond storage capacity. </w:t>
      </w:r>
    </w:p>
    <w:p w14:paraId="00000043" w14:textId="77777777" w:rsidR="00EC67FD" w:rsidRDefault="00386A43">
      <w:pPr>
        <w:spacing w:before="280" w:after="280" w:line="480" w:lineRule="auto"/>
        <w:rPr>
          <w:b/>
        </w:rPr>
      </w:pPr>
      <w:r>
        <w:rPr>
          <w:b/>
        </w:rPr>
        <w:t xml:space="preserve">Author Contributions: </w:t>
      </w:r>
      <w:r>
        <w:t>Conceptualization, D.Y.L. and A.L.; data curation, D.Y.L., C.B., K.M., R.E., M.S.; methodology, D.Y.L. and A.L.; analysis, D.Y.L. and A.L.; writing—original draft preparation, D.Y.L.; writing—review and editing, A.L. and M.S.</w:t>
      </w:r>
      <w:r>
        <w:rPr>
          <w:b/>
        </w:rPr>
        <w:t xml:space="preserve"> </w:t>
      </w:r>
    </w:p>
    <w:p w14:paraId="00000044" w14:textId="77777777" w:rsidR="00EC67FD" w:rsidRDefault="00386A43">
      <w:pPr>
        <w:spacing w:before="280" w:after="280" w:line="480" w:lineRule="auto"/>
      </w:pPr>
      <w:r>
        <w:rPr>
          <w:b/>
        </w:rPr>
        <w:t xml:space="preserve">Funding. </w:t>
      </w:r>
      <w:r>
        <w:t>The research of D.Y.L., C. B., and A.L.’s was supported by National Science Foundation Award 1951678 from the Mathematical Biology Program in the Division of Mathematical Sciences. The research of M.A.S. was supported by the National Institutes of Health GM110588 and the California Metabolic Research Foundation.</w:t>
      </w:r>
    </w:p>
    <w:p w14:paraId="00000045" w14:textId="77777777" w:rsidR="00EC67FD" w:rsidRDefault="00386A43">
      <w:pPr>
        <w:spacing w:before="280" w:after="280" w:line="480" w:lineRule="auto"/>
      </w:pPr>
      <w:r>
        <w:rPr>
          <w:b/>
        </w:rPr>
        <w:lastRenderedPageBreak/>
        <w:t>Acknowledgements</w:t>
      </w:r>
      <w:r>
        <w:t xml:space="preserve">: We would like to thank Marina </w:t>
      </w:r>
      <w:proofErr w:type="spellStart"/>
      <w:r>
        <w:t>Chugunova</w:t>
      </w:r>
      <w:proofErr w:type="spellEnd"/>
      <w:r>
        <w:t xml:space="preserve">, </w:t>
      </w:r>
      <w:proofErr w:type="spellStart"/>
      <w:r>
        <w:t>Allon</w:t>
      </w:r>
      <w:proofErr w:type="spellEnd"/>
      <w:r>
        <w:t xml:space="preserve"> </w:t>
      </w:r>
      <w:proofErr w:type="spellStart"/>
      <w:r>
        <w:t>Percus</w:t>
      </w:r>
      <w:proofErr w:type="spellEnd"/>
      <w:r>
        <w:t xml:space="preserve">, Peter </w:t>
      </w:r>
      <w:proofErr w:type="spellStart"/>
      <w:r>
        <w:t>Salamon</w:t>
      </w:r>
      <w:proofErr w:type="spellEnd"/>
      <w:r>
        <w:t xml:space="preserve">, Anca </w:t>
      </w:r>
      <w:proofErr w:type="spellStart"/>
      <w:r>
        <w:t>Segall</w:t>
      </w:r>
      <w:proofErr w:type="spellEnd"/>
      <w:r>
        <w:t xml:space="preserve">, Marcelo Sevilla, Chao </w:t>
      </w:r>
      <w:proofErr w:type="spellStart"/>
      <w:r>
        <w:t>Zhi</w:t>
      </w:r>
      <w:proofErr w:type="spellEnd"/>
      <w:r>
        <w:t xml:space="preserve">, and Spencer Lank for their insight at different stages of the project. </w:t>
      </w:r>
    </w:p>
    <w:p w14:paraId="00000046" w14:textId="77777777" w:rsidR="00EC67FD" w:rsidRDefault="00EC67FD">
      <w:pPr>
        <w:spacing w:before="280" w:after="280" w:line="480" w:lineRule="auto"/>
      </w:pPr>
    </w:p>
    <w:p w14:paraId="00000047" w14:textId="77777777" w:rsidR="00EC67FD" w:rsidRDefault="00EC67FD">
      <w:pPr>
        <w:spacing w:before="280" w:after="280" w:line="480" w:lineRule="auto"/>
      </w:pPr>
    </w:p>
    <w:p w14:paraId="00000048" w14:textId="77777777" w:rsidR="00EC67FD" w:rsidRDefault="00386A43">
      <w:pPr>
        <w:rPr>
          <w:b/>
        </w:rPr>
      </w:pPr>
      <w:r>
        <w:br w:type="page"/>
      </w:r>
    </w:p>
    <w:p w14:paraId="00000049" w14:textId="77777777" w:rsidR="00EC67FD" w:rsidRDefault="00386A43">
      <w:pPr>
        <w:spacing w:before="280" w:after="280" w:line="480" w:lineRule="auto"/>
      </w:pPr>
      <w:r>
        <w:rPr>
          <w:b/>
        </w:rPr>
        <w:lastRenderedPageBreak/>
        <w:t>REFERENCES</w:t>
      </w:r>
    </w:p>
    <w:p w14:paraId="0000004A" w14:textId="77777777" w:rsidR="00EC67FD" w:rsidRDefault="00386A43">
      <w:pPr>
        <w:pBdr>
          <w:top w:val="nil"/>
          <w:left w:val="nil"/>
          <w:bottom w:val="nil"/>
          <w:right w:val="nil"/>
          <w:between w:val="nil"/>
        </w:pBdr>
        <w:ind w:left="360" w:hanging="720"/>
      </w:pPr>
      <w:proofErr w:type="spellStart"/>
      <w:r>
        <w:t>Abrescia</w:t>
      </w:r>
      <w:proofErr w:type="spellEnd"/>
      <w:r>
        <w:t xml:space="preserve">, N.G.A.; Bamford, D.H.; Grimes, J.M.; Stuart, </w:t>
      </w:r>
      <w:proofErr w:type="gramStart"/>
      <w:r>
        <w:t>D.I..</w:t>
      </w:r>
      <w:proofErr w:type="gramEnd"/>
      <w:r>
        <w:t xml:space="preserve"> Structure Unifies the Viral Universe. Annual Review of Biochemistry, 81(1), 795–822. 2012. https://doi.org/10.1146/annurev-biochem-060910-095130</w:t>
      </w:r>
    </w:p>
    <w:p w14:paraId="0000004B" w14:textId="77777777" w:rsidR="00EC67FD" w:rsidRDefault="00386A43">
      <w:pPr>
        <w:ind w:left="360" w:hanging="720"/>
      </w:pPr>
      <w:r>
        <w:t xml:space="preserve">Ackermann H.W. Sad State of Phage Electron Microscopy. Please Shoot the Messenger. </w:t>
      </w:r>
      <w:r>
        <w:rPr>
          <w:i/>
        </w:rPr>
        <w:t xml:space="preserve">Microorganisms. </w:t>
      </w:r>
      <w:r>
        <w:t xml:space="preserve">2(1):1-10. </w:t>
      </w:r>
      <w:r>
        <w:rPr>
          <w:b/>
        </w:rPr>
        <w:t>2014</w:t>
      </w:r>
      <w:r>
        <w:t>.  https://doi.org/10.3390/microorganisms2010001</w:t>
      </w:r>
    </w:p>
    <w:p w14:paraId="0000004C" w14:textId="77777777" w:rsidR="00EC67FD" w:rsidRDefault="00386A43">
      <w:pPr>
        <w:pBdr>
          <w:top w:val="nil"/>
          <w:left w:val="nil"/>
          <w:bottom w:val="nil"/>
          <w:right w:val="nil"/>
          <w:between w:val="nil"/>
        </w:pBdr>
        <w:ind w:left="360" w:hanging="720"/>
        <w:rPr>
          <w:color w:val="000000"/>
        </w:rPr>
      </w:pPr>
      <w:r>
        <w:rPr>
          <w:color w:val="000000"/>
        </w:rPr>
        <w:t xml:space="preserve">Ackermann, H.W. 5500 Phages Examined in the Electron Microscope. </w:t>
      </w:r>
      <w:r>
        <w:rPr>
          <w:i/>
          <w:color w:val="000000"/>
        </w:rPr>
        <w:t xml:space="preserve">Arch. </w:t>
      </w:r>
      <w:proofErr w:type="spellStart"/>
      <w:r>
        <w:rPr>
          <w:i/>
          <w:color w:val="000000"/>
        </w:rPr>
        <w:t>Virol</w:t>
      </w:r>
      <w:proofErr w:type="spellEnd"/>
      <w:r>
        <w:rPr>
          <w:i/>
          <w:color w:val="000000"/>
        </w:rPr>
        <w:t>.</w:t>
      </w:r>
      <w:r>
        <w:t xml:space="preserve">, </w:t>
      </w:r>
      <w:r>
        <w:rPr>
          <w:i/>
        </w:rPr>
        <w:t>152</w:t>
      </w:r>
      <w:r>
        <w:t xml:space="preserve"> (2), 227–243.</w:t>
      </w:r>
      <w:r>
        <w:rPr>
          <w:color w:val="000000"/>
        </w:rPr>
        <w:t xml:space="preserve"> </w:t>
      </w:r>
      <w:r>
        <w:rPr>
          <w:b/>
          <w:color w:val="000000"/>
        </w:rPr>
        <w:t>2007</w:t>
      </w:r>
      <w:r>
        <w:rPr>
          <w:color w:val="000000"/>
        </w:rPr>
        <w:t>. https://doi.org/10.1007/s00705-006-0849-1.</w:t>
      </w:r>
    </w:p>
    <w:p w14:paraId="0000004D" w14:textId="77777777" w:rsidR="00EC67FD" w:rsidRDefault="00386A43">
      <w:pPr>
        <w:ind w:left="360" w:hanging="720"/>
      </w:pPr>
      <w:proofErr w:type="spellStart"/>
      <w:r>
        <w:t>Agirrezabala</w:t>
      </w:r>
      <w:proofErr w:type="spellEnd"/>
      <w:r>
        <w:t>, X., Velázquez-Muriel, J.A., Gómez-</w:t>
      </w:r>
      <w:proofErr w:type="spellStart"/>
      <w:r>
        <w:t>Puertas</w:t>
      </w:r>
      <w:proofErr w:type="spellEnd"/>
      <w:r>
        <w:t xml:space="preserve">, P., </w:t>
      </w:r>
      <w:proofErr w:type="spellStart"/>
      <w:r>
        <w:t>Scheres</w:t>
      </w:r>
      <w:proofErr w:type="spellEnd"/>
      <w:r>
        <w:t>, S. H. W.</w:t>
      </w:r>
      <w:proofErr w:type="gramStart"/>
      <w:r>
        <w:t>,  Carazo</w:t>
      </w:r>
      <w:proofErr w:type="gramEnd"/>
      <w:r>
        <w:t xml:space="preserve">, J. M., </w:t>
      </w:r>
      <w:proofErr w:type="spellStart"/>
      <w:r>
        <w:t>Carrascosa</w:t>
      </w:r>
      <w:proofErr w:type="spellEnd"/>
      <w:r>
        <w:t xml:space="preserve">, J. L., Quasi-Atomic Model of Bacteriophage T7 Procapsid Shell: Insights into the Structure and Evolution of a Basic Fold. </w:t>
      </w:r>
      <w:r>
        <w:rPr>
          <w:i/>
        </w:rPr>
        <w:t>Structure</w:t>
      </w:r>
      <w:r>
        <w:t xml:space="preserve">, 15(4) 461-472. </w:t>
      </w:r>
      <w:r>
        <w:rPr>
          <w:b/>
        </w:rPr>
        <w:t xml:space="preserve">2007. </w:t>
      </w:r>
      <w:r>
        <w:t>https://doi.org/10.1016/j.str.2007.03.004</w:t>
      </w:r>
    </w:p>
    <w:p w14:paraId="0000004E" w14:textId="77777777" w:rsidR="00EC67FD" w:rsidRDefault="00386A43">
      <w:pPr>
        <w:ind w:left="360" w:hanging="720"/>
      </w:pPr>
      <w:proofErr w:type="spellStart"/>
      <w:r>
        <w:t>Aksyuk</w:t>
      </w:r>
      <w:proofErr w:type="spellEnd"/>
      <w:r>
        <w:t xml:space="preserve"> A.A., Bowman V.D., Kaufmann B., Fields C., Klose T., </w:t>
      </w:r>
      <w:proofErr w:type="spellStart"/>
      <w:r>
        <w:t>Holdaway</w:t>
      </w:r>
      <w:proofErr w:type="spellEnd"/>
      <w:r>
        <w:t xml:space="preserve"> H.A., </w:t>
      </w:r>
      <w:proofErr w:type="spellStart"/>
      <w:r>
        <w:t>Fischetti</w:t>
      </w:r>
      <w:proofErr w:type="spellEnd"/>
      <w:r>
        <w:t xml:space="preserve"> V.A., Rossmann M.G. Structural investigations of a </w:t>
      </w:r>
      <w:proofErr w:type="spellStart"/>
      <w:r>
        <w:t>Podoviridae</w:t>
      </w:r>
      <w:proofErr w:type="spellEnd"/>
      <w:r>
        <w:t xml:space="preserve"> streptococcus phage C1, implications for the mechanism of viral entry. </w:t>
      </w:r>
      <w:proofErr w:type="spellStart"/>
      <w:r>
        <w:rPr>
          <w:i/>
        </w:rPr>
        <w:t>Proc.Natl.Acad.Sci</w:t>
      </w:r>
      <w:proofErr w:type="spellEnd"/>
      <w:r>
        <w:rPr>
          <w:i/>
        </w:rPr>
        <w:t>. USA</w:t>
      </w:r>
      <w:r>
        <w:t xml:space="preserve">, 109,14001–14006. </w:t>
      </w:r>
      <w:r>
        <w:rPr>
          <w:b/>
        </w:rPr>
        <w:t>2012.</w:t>
      </w:r>
      <w:r>
        <w:t xml:space="preserve"> https://doi.org/10.1073/pnas.1207730109</w:t>
      </w:r>
    </w:p>
    <w:p w14:paraId="0000004F" w14:textId="77777777" w:rsidR="00EC67FD" w:rsidRDefault="00386A43">
      <w:pPr>
        <w:ind w:left="360" w:hanging="720"/>
      </w:pPr>
      <w:r>
        <w:t>Aylward, F.O., Boeuf, D., Mende, D.R., Wood-</w:t>
      </w:r>
      <w:proofErr w:type="spellStart"/>
      <w:r>
        <w:t>Charlson</w:t>
      </w:r>
      <w:proofErr w:type="spellEnd"/>
      <w:r>
        <w:t xml:space="preserve">, E.M., </w:t>
      </w:r>
      <w:proofErr w:type="spellStart"/>
      <w:r>
        <w:t>Vislova</w:t>
      </w:r>
      <w:proofErr w:type="spellEnd"/>
      <w:r>
        <w:t xml:space="preserve">, A., Eppley, J.M., Romano, A.E. DeLong, </w:t>
      </w:r>
      <w:proofErr w:type="gramStart"/>
      <w:r>
        <w:t>E.F..</w:t>
      </w:r>
      <w:proofErr w:type="gramEnd"/>
      <w:r>
        <w:t xml:space="preserve"> Diel cycling and long-term persistence of viruses in the ocean’s euphotic zone. </w:t>
      </w:r>
      <w:r>
        <w:rPr>
          <w:i/>
        </w:rPr>
        <w:t xml:space="preserve">Proc. Natl. Acad. Sci., </w:t>
      </w:r>
      <w:r>
        <w:t xml:space="preserve">114 (43) 11446-11451. </w:t>
      </w:r>
      <w:r>
        <w:rPr>
          <w:b/>
        </w:rPr>
        <w:t>2017</w:t>
      </w:r>
      <w:r>
        <w:t>. https://doi.org/10.1073/pnas.1714821114</w:t>
      </w:r>
    </w:p>
    <w:p w14:paraId="00000050" w14:textId="77777777" w:rsidR="00EC67FD" w:rsidRDefault="00386A43">
      <w:pPr>
        <w:ind w:left="360" w:hanging="720"/>
      </w:pPr>
      <w:r>
        <w:t xml:space="preserve">Baker, M.L., </w:t>
      </w:r>
      <w:proofErr w:type="spellStart"/>
      <w:r>
        <w:t>Hryc</w:t>
      </w:r>
      <w:proofErr w:type="spellEnd"/>
      <w:r>
        <w:t xml:space="preserve">, </w:t>
      </w:r>
      <w:proofErr w:type="spellStart"/>
      <w:proofErr w:type="gramStart"/>
      <w:r>
        <w:t>C.F.,Zhang</w:t>
      </w:r>
      <w:proofErr w:type="spellEnd"/>
      <w:proofErr w:type="gramEnd"/>
      <w:r>
        <w:t xml:space="preserve">, Q., Wu, W., </w:t>
      </w:r>
      <w:proofErr w:type="spellStart"/>
      <w:r>
        <w:t>Jakana</w:t>
      </w:r>
      <w:proofErr w:type="spellEnd"/>
      <w:r>
        <w:t xml:space="preserve">, J., </w:t>
      </w:r>
      <w:proofErr w:type="spellStart"/>
      <w:r>
        <w:t>Haase-Pettingell</w:t>
      </w:r>
      <w:proofErr w:type="spellEnd"/>
      <w:r>
        <w:t xml:space="preserve">, C., </w:t>
      </w:r>
      <w:proofErr w:type="spellStart"/>
      <w:r>
        <w:t>Afonine</w:t>
      </w:r>
      <w:proofErr w:type="spellEnd"/>
      <w:r>
        <w:t xml:space="preserve">, P.V., Adams, P.D., King, J.A., Jiang, W., Chiu, W., Validated near-atomic resolution structure of bacteriophage epsilon15 derived from cryo-EM and modeling. </w:t>
      </w:r>
      <w:proofErr w:type="spellStart"/>
      <w:r>
        <w:rPr>
          <w:i/>
        </w:rPr>
        <w:t>Proc.Natl.Acad.Sci</w:t>
      </w:r>
      <w:proofErr w:type="spellEnd"/>
      <w:r>
        <w:rPr>
          <w:i/>
        </w:rPr>
        <w:t xml:space="preserve">. USA, </w:t>
      </w:r>
      <w:r>
        <w:t xml:space="preserve">110,12301–12306. </w:t>
      </w:r>
      <w:r>
        <w:rPr>
          <w:b/>
        </w:rPr>
        <w:t>2013</w:t>
      </w:r>
      <w:r>
        <w:t xml:space="preserve"> https://doi.org/10.1073/pnas.1309947110</w:t>
      </w:r>
    </w:p>
    <w:p w14:paraId="00000051" w14:textId="77777777" w:rsidR="00EC67FD" w:rsidRDefault="00386A43">
      <w:pPr>
        <w:ind w:left="360" w:hanging="720"/>
      </w:pPr>
      <w:r>
        <w:t xml:space="preserve">Bayfield, O.W., </w:t>
      </w:r>
      <w:proofErr w:type="spellStart"/>
      <w:r>
        <w:t>Klimuk</w:t>
      </w:r>
      <w:proofErr w:type="spellEnd"/>
      <w:r>
        <w:t xml:space="preserve">, E., Winkler, D.C., </w:t>
      </w:r>
      <w:proofErr w:type="spellStart"/>
      <w:r>
        <w:t>Hesketh</w:t>
      </w:r>
      <w:proofErr w:type="spellEnd"/>
      <w:r>
        <w:t xml:space="preserve">, E.L., </w:t>
      </w:r>
      <w:proofErr w:type="spellStart"/>
      <w:r>
        <w:t>Chechik</w:t>
      </w:r>
      <w:proofErr w:type="spellEnd"/>
      <w:r>
        <w:t xml:space="preserve">, M., Cheng, N., Dykeman, E.C., </w:t>
      </w:r>
      <w:proofErr w:type="spellStart"/>
      <w:r>
        <w:t>Minakhin</w:t>
      </w:r>
      <w:proofErr w:type="spellEnd"/>
      <w:r>
        <w:t xml:space="preserve">, L., </w:t>
      </w:r>
      <w:proofErr w:type="spellStart"/>
      <w:r>
        <w:t>Ranson</w:t>
      </w:r>
      <w:proofErr w:type="spellEnd"/>
      <w:r>
        <w:t xml:space="preserve">, N.A., </w:t>
      </w:r>
      <w:proofErr w:type="spellStart"/>
      <w:r>
        <w:t>Severinov</w:t>
      </w:r>
      <w:proofErr w:type="spellEnd"/>
      <w:r>
        <w:t xml:space="preserve">, K., Steven, A.C., </w:t>
      </w:r>
      <w:proofErr w:type="spellStart"/>
      <w:r>
        <w:t>Antson</w:t>
      </w:r>
      <w:proofErr w:type="spellEnd"/>
      <w:r>
        <w:t xml:space="preserve">, A.A., Cryo-EM structure and in vitro DNA packaging of a thermophilic virus with supersized T=7 capsids, </w:t>
      </w:r>
      <w:proofErr w:type="spellStart"/>
      <w:r>
        <w:rPr>
          <w:i/>
        </w:rPr>
        <w:t>Proc.Natl.Acad.Sci</w:t>
      </w:r>
      <w:proofErr w:type="spellEnd"/>
      <w:r>
        <w:rPr>
          <w:i/>
        </w:rPr>
        <w:t xml:space="preserve">. USA, </w:t>
      </w:r>
      <w:r>
        <w:t>116 (9) 3556-3561.</w:t>
      </w:r>
      <w:r>
        <w:rPr>
          <w:i/>
        </w:rPr>
        <w:t xml:space="preserve"> </w:t>
      </w:r>
      <w:r>
        <w:rPr>
          <w:b/>
        </w:rPr>
        <w:t>2019</w:t>
      </w:r>
      <w:r>
        <w:t>. https://doi.org/10.1073/pnas.1813204116</w:t>
      </w:r>
    </w:p>
    <w:sdt>
      <w:sdtPr>
        <w:tag w:val="goog_rdk_167"/>
        <w:id w:val="-302853464"/>
      </w:sdtPr>
      <w:sdtEndPr/>
      <w:sdtContent>
        <w:p w14:paraId="00000052" w14:textId="77777777" w:rsidR="00EC67FD" w:rsidRDefault="00386A43">
          <w:pPr>
            <w:ind w:left="360" w:hanging="720"/>
            <w:rPr>
              <w:ins w:id="1268" w:author="Antoni Luque Santolaria" w:date="2021-11-17T12:29:00Z"/>
            </w:rPr>
          </w:pPr>
          <w:proofErr w:type="spellStart"/>
          <w:r>
            <w:t>Bebeacua</w:t>
          </w:r>
          <w:proofErr w:type="spellEnd"/>
          <w:r>
            <w:t xml:space="preserve">, C., Lai, L., </w:t>
          </w:r>
          <w:proofErr w:type="spellStart"/>
          <w:r>
            <w:t>Vegge</w:t>
          </w:r>
          <w:proofErr w:type="spellEnd"/>
          <w:r>
            <w:t xml:space="preserve">, C.S., </w:t>
          </w:r>
          <w:proofErr w:type="spellStart"/>
          <w:r>
            <w:t>Brondsted</w:t>
          </w:r>
          <w:proofErr w:type="spellEnd"/>
          <w:r>
            <w:t xml:space="preserve">, L., </w:t>
          </w:r>
          <w:proofErr w:type="spellStart"/>
          <w:r>
            <w:t>vanHeel</w:t>
          </w:r>
          <w:proofErr w:type="spellEnd"/>
          <w:r>
            <w:t xml:space="preserve">, M., </w:t>
          </w:r>
          <w:proofErr w:type="spellStart"/>
          <w:r>
            <w:t>Veesler</w:t>
          </w:r>
          <w:proofErr w:type="spellEnd"/>
          <w:r>
            <w:t xml:space="preserve">, D., </w:t>
          </w:r>
          <w:proofErr w:type="spellStart"/>
          <w:r>
            <w:t>Cambillau</w:t>
          </w:r>
          <w:proofErr w:type="spellEnd"/>
          <w:r>
            <w:t xml:space="preserve">, C., Visualizing a complete </w:t>
          </w:r>
          <w:proofErr w:type="spellStart"/>
          <w:r>
            <w:t>Siphoviridae</w:t>
          </w:r>
          <w:proofErr w:type="spellEnd"/>
          <w:r>
            <w:t xml:space="preserve"> member by single-particle electron microscopy: the structure of lactococcal phage TP901-1. </w:t>
          </w:r>
          <w:r>
            <w:rPr>
              <w:i/>
            </w:rPr>
            <w:t xml:space="preserve">Journal of </w:t>
          </w:r>
          <w:proofErr w:type="gramStart"/>
          <w:r>
            <w:rPr>
              <w:i/>
            </w:rPr>
            <w:t>Virology,</w:t>
          </w:r>
          <w:r>
            <w:t xml:space="preserve">  87</w:t>
          </w:r>
          <w:proofErr w:type="gramEnd"/>
          <w:r>
            <w:t xml:space="preserve">,1061–1068. </w:t>
          </w:r>
          <w:r>
            <w:rPr>
              <w:b/>
            </w:rPr>
            <w:t>2012</w:t>
          </w:r>
          <w:r>
            <w:t xml:space="preserve">. </w:t>
          </w:r>
          <w:hyperlink r:id="rId8">
            <w:r>
              <w:rPr>
                <w:color w:val="0000FF"/>
                <w:u w:val="single"/>
              </w:rPr>
              <w:t>https://doi.org/10.1128/JVI.02836-12</w:t>
            </w:r>
          </w:hyperlink>
          <w:sdt>
            <w:sdtPr>
              <w:tag w:val="goog_rdk_166"/>
              <w:id w:val="-464275758"/>
            </w:sdtPr>
            <w:sdtEndPr/>
            <w:sdtContent/>
          </w:sdt>
        </w:p>
      </w:sdtContent>
    </w:sdt>
    <w:p w14:paraId="00000053" w14:textId="77777777" w:rsidR="00EC67FD" w:rsidRDefault="00CF3DC9">
      <w:pPr>
        <w:ind w:left="360" w:hanging="720"/>
      </w:pPr>
      <w:sdt>
        <w:sdtPr>
          <w:tag w:val="goog_rdk_168"/>
          <w:id w:val="-384646673"/>
        </w:sdtPr>
        <w:sdtEndPr/>
        <w:sdtContent>
          <w:ins w:id="1269" w:author="Antoni Luque Santolaria" w:date="2021-11-17T12:29:00Z">
            <w:r w:rsidR="00386A43">
              <w:t xml:space="preserve">Belyi, V.A. and </w:t>
            </w:r>
            <w:proofErr w:type="spellStart"/>
            <w:r w:rsidR="00386A43">
              <w:t>Muthukumar</w:t>
            </w:r>
            <w:proofErr w:type="spellEnd"/>
            <w:r w:rsidR="00386A43">
              <w:t>, M. Electrostatic origin of the genome packing in viruses. </w:t>
            </w:r>
            <w:r w:rsidR="00386A43">
              <w:rPr>
                <w:i/>
              </w:rPr>
              <w:t>Proceedings of the National Academy of Sciences</w:t>
            </w:r>
            <w:r w:rsidR="00386A43">
              <w:t xml:space="preserve">, 103(46), 17174-17178. </w:t>
            </w:r>
            <w:r w:rsidR="00386A43">
              <w:rPr>
                <w:b/>
              </w:rPr>
              <w:t>2006</w:t>
            </w:r>
            <w:r w:rsidR="00386A43">
              <w:t xml:space="preserve">. </w:t>
            </w:r>
            <w:r w:rsidR="00386A43">
              <w:fldChar w:fldCharType="begin"/>
            </w:r>
            <w:r w:rsidR="00386A43">
              <w:instrText>HYPERLINK "about:blank"</w:instrText>
            </w:r>
            <w:r w:rsidR="00386A43">
              <w:fldChar w:fldCharType="separate"/>
            </w:r>
            <w:r w:rsidR="00386A43">
              <w:rPr>
                <w:color w:val="0000FF"/>
                <w:u w:val="single"/>
              </w:rPr>
              <w:t>https://doi.org/10.1073/pnas.0608311103</w:t>
            </w:r>
            <w:r w:rsidR="00386A43">
              <w:fldChar w:fldCharType="end"/>
            </w:r>
          </w:ins>
        </w:sdtContent>
      </w:sdt>
    </w:p>
    <w:p w14:paraId="00000054" w14:textId="77777777" w:rsidR="00EC67FD" w:rsidRDefault="00386A43">
      <w:pPr>
        <w:ind w:left="360" w:hanging="720"/>
      </w:pPr>
      <w:r>
        <w:t xml:space="preserve">Benler, S., </w:t>
      </w:r>
      <w:proofErr w:type="spellStart"/>
      <w:r>
        <w:t>Yutin</w:t>
      </w:r>
      <w:proofErr w:type="spellEnd"/>
      <w:r>
        <w:t xml:space="preserve">, N., </w:t>
      </w:r>
      <w:proofErr w:type="spellStart"/>
      <w:r>
        <w:t>Antipov</w:t>
      </w:r>
      <w:proofErr w:type="spellEnd"/>
      <w:r>
        <w:t xml:space="preserve">, D., </w:t>
      </w:r>
      <w:proofErr w:type="spellStart"/>
      <w:r>
        <w:t>Rayko</w:t>
      </w:r>
      <w:proofErr w:type="spellEnd"/>
      <w:r>
        <w:t xml:space="preserve">, M., </w:t>
      </w:r>
      <w:proofErr w:type="spellStart"/>
      <w:r>
        <w:t>Shmakov</w:t>
      </w:r>
      <w:proofErr w:type="spellEnd"/>
      <w:r>
        <w:t xml:space="preserve">, S., </w:t>
      </w:r>
      <w:proofErr w:type="spellStart"/>
      <w:r>
        <w:t>Gussow</w:t>
      </w:r>
      <w:proofErr w:type="spellEnd"/>
      <w:r>
        <w:t xml:space="preserve">, A.B., </w:t>
      </w:r>
      <w:proofErr w:type="spellStart"/>
      <w:r>
        <w:t>Pevzner</w:t>
      </w:r>
      <w:proofErr w:type="spellEnd"/>
      <w:r>
        <w:t xml:space="preserve">, P., Koonin, E.V., Thousands of previously unknown phages discovered in whole-community human gut metagenomes. </w:t>
      </w:r>
      <w:r>
        <w:rPr>
          <w:i/>
        </w:rPr>
        <w:t>Microbiome</w:t>
      </w:r>
      <w:r>
        <w:t xml:space="preserve">, 9, 78. </w:t>
      </w:r>
      <w:r>
        <w:rPr>
          <w:b/>
        </w:rPr>
        <w:t>2021</w:t>
      </w:r>
      <w:r>
        <w:t>. https://doi.org/10.1186/s40168-021-01017-w</w:t>
      </w:r>
    </w:p>
    <w:p w14:paraId="00000055" w14:textId="77777777" w:rsidR="00EC67FD" w:rsidRDefault="00386A43">
      <w:pPr>
        <w:ind w:left="360" w:hanging="720"/>
      </w:pPr>
      <w:r>
        <w:t xml:space="preserve">Berg, M., Roux, S. Extreme dimensions — how big (or small) can tailed phages </w:t>
      </w:r>
      <w:proofErr w:type="gramStart"/>
      <w:r>
        <w:t>be?.</w:t>
      </w:r>
      <w:proofErr w:type="gramEnd"/>
      <w:r>
        <w:t xml:space="preserve"> </w:t>
      </w:r>
      <w:r>
        <w:rPr>
          <w:i/>
        </w:rPr>
        <w:t>Nat Rev</w:t>
      </w:r>
      <w:r>
        <w:t xml:space="preserve"> </w:t>
      </w:r>
      <w:r>
        <w:rPr>
          <w:i/>
        </w:rPr>
        <w:t>Microbiol.</w:t>
      </w:r>
      <w:r>
        <w:t xml:space="preserve"> </w:t>
      </w:r>
      <w:r>
        <w:rPr>
          <w:b/>
        </w:rPr>
        <w:t xml:space="preserve">2021. </w:t>
      </w:r>
      <w:r>
        <w:t>19, 407. https://doi.org/10.1038/s41579-021-00574-z</w:t>
      </w:r>
    </w:p>
    <w:p w14:paraId="00000056" w14:textId="77777777" w:rsidR="00EC67FD" w:rsidRDefault="00386A43">
      <w:pPr>
        <w:pBdr>
          <w:top w:val="nil"/>
          <w:left w:val="nil"/>
          <w:bottom w:val="nil"/>
          <w:right w:val="nil"/>
          <w:between w:val="nil"/>
        </w:pBdr>
        <w:ind w:left="360" w:hanging="720"/>
        <w:rPr>
          <w:color w:val="000000"/>
        </w:rPr>
      </w:pPr>
      <w:proofErr w:type="spellStart"/>
      <w:r>
        <w:rPr>
          <w:color w:val="000000"/>
        </w:rPr>
        <w:t>Blastp</w:t>
      </w:r>
      <w:proofErr w:type="spellEnd"/>
      <w:r>
        <w:rPr>
          <w:color w:val="000000"/>
        </w:rPr>
        <w:t xml:space="preserve"> [Internet]. Bethesda (MD): National Library of Medicine (US), National Center for Biotechnology Information; 2004. Available from: https://blast.ncbi.nlm.nih.gov/Blast.cgi</w:t>
      </w:r>
    </w:p>
    <w:p w14:paraId="00000057" w14:textId="77777777" w:rsidR="00EC67FD" w:rsidRDefault="00386A43">
      <w:pPr>
        <w:pBdr>
          <w:top w:val="nil"/>
          <w:left w:val="nil"/>
          <w:bottom w:val="nil"/>
          <w:right w:val="nil"/>
          <w:between w:val="nil"/>
        </w:pBdr>
        <w:ind w:left="360" w:hanging="720"/>
      </w:pPr>
      <w:proofErr w:type="spellStart"/>
      <w:r>
        <w:lastRenderedPageBreak/>
        <w:t>Bobay</w:t>
      </w:r>
      <w:proofErr w:type="spellEnd"/>
      <w:r>
        <w:t>, L-M., Touchon, M., Rocha, E.P.C</w:t>
      </w:r>
      <w:del w:id="1270" w:author="Antoni Luque Santolaria" w:date="2021-12-21T16:13:00Z">
        <w:r w:rsidDel="003B756B">
          <w:delText>.</w:delText>
        </w:r>
      </w:del>
      <w:r>
        <w:t xml:space="preserve">. Pervasive domestication of defective prophages by bacteria. </w:t>
      </w:r>
      <w:r>
        <w:rPr>
          <w:i/>
        </w:rPr>
        <w:t>Proc. Natl. Acad. Sci.</w:t>
      </w:r>
      <w:r>
        <w:t xml:space="preserve">, 111 (33) 12127-12132. </w:t>
      </w:r>
      <w:r>
        <w:rPr>
          <w:b/>
        </w:rPr>
        <w:t>2014</w:t>
      </w:r>
      <w:r>
        <w:t>. https://doi.org/10.1073/pnas.1405336111</w:t>
      </w:r>
    </w:p>
    <w:p w14:paraId="00000058" w14:textId="77777777" w:rsidR="00EC67FD" w:rsidRDefault="00386A43">
      <w:pPr>
        <w:pBdr>
          <w:top w:val="nil"/>
          <w:left w:val="nil"/>
          <w:bottom w:val="nil"/>
          <w:right w:val="nil"/>
          <w:between w:val="nil"/>
        </w:pBdr>
        <w:ind w:left="360" w:hanging="720"/>
        <w:rPr>
          <w:color w:val="000000"/>
        </w:rPr>
      </w:pPr>
      <w:proofErr w:type="spellStart"/>
      <w:r>
        <w:rPr>
          <w:color w:val="000000"/>
        </w:rPr>
        <w:t>Brandes</w:t>
      </w:r>
      <w:proofErr w:type="spellEnd"/>
      <w:r>
        <w:rPr>
          <w:color w:val="000000"/>
        </w:rPr>
        <w:t xml:space="preserve"> N. &amp; </w:t>
      </w:r>
      <w:proofErr w:type="spellStart"/>
      <w:r>
        <w:rPr>
          <w:color w:val="000000"/>
        </w:rPr>
        <w:t>Linial</w:t>
      </w:r>
      <w:proofErr w:type="spellEnd"/>
      <w:r>
        <w:rPr>
          <w:color w:val="000000"/>
        </w:rPr>
        <w:t xml:space="preserve"> M., Gene overlapping and size constraints in the viral world. </w:t>
      </w:r>
      <w:r>
        <w:rPr>
          <w:i/>
          <w:color w:val="000000"/>
        </w:rPr>
        <w:t>Biology Direct</w:t>
      </w:r>
      <w:r>
        <w:t>,</w:t>
      </w:r>
      <w:r>
        <w:rPr>
          <w:color w:val="000000"/>
        </w:rPr>
        <w:t xml:space="preserve"> </w:t>
      </w:r>
      <w:r>
        <w:t>11:26.</w:t>
      </w:r>
      <w:r>
        <w:rPr>
          <w:color w:val="000000"/>
        </w:rPr>
        <w:t xml:space="preserve"> </w:t>
      </w:r>
      <w:r>
        <w:rPr>
          <w:b/>
          <w:color w:val="000000"/>
        </w:rPr>
        <w:t>2016</w:t>
      </w:r>
      <w:r>
        <w:rPr>
          <w:color w:val="000000"/>
        </w:rPr>
        <w:t>. https://doi.org/10.1186/s13062-016-0128-3</w:t>
      </w:r>
    </w:p>
    <w:p w14:paraId="00000059" w14:textId="77777777" w:rsidR="00EC67FD" w:rsidRDefault="00386A43">
      <w:pPr>
        <w:pBdr>
          <w:top w:val="nil"/>
          <w:left w:val="nil"/>
          <w:bottom w:val="nil"/>
          <w:right w:val="nil"/>
          <w:between w:val="nil"/>
        </w:pBdr>
        <w:ind w:left="360" w:hanging="720"/>
        <w:rPr>
          <w:color w:val="000000"/>
        </w:rPr>
      </w:pPr>
      <w:proofErr w:type="spellStart"/>
      <w:r>
        <w:rPr>
          <w:color w:val="000000"/>
        </w:rPr>
        <w:t>Breiman</w:t>
      </w:r>
      <w:proofErr w:type="spellEnd"/>
      <w:r>
        <w:rPr>
          <w:color w:val="000000"/>
        </w:rPr>
        <w:t xml:space="preserve"> L., Random Forests. </w:t>
      </w:r>
      <w:r>
        <w:rPr>
          <w:i/>
          <w:color w:val="000000"/>
        </w:rPr>
        <w:t>Machine Learning</w:t>
      </w:r>
      <w:r>
        <w:t>, (1): 5–32.</w:t>
      </w:r>
      <w:r>
        <w:rPr>
          <w:color w:val="000000"/>
        </w:rPr>
        <w:t xml:space="preserve"> </w:t>
      </w:r>
      <w:r>
        <w:rPr>
          <w:b/>
          <w:color w:val="000000"/>
        </w:rPr>
        <w:t>2001</w:t>
      </w:r>
      <w:r>
        <w:rPr>
          <w:color w:val="000000"/>
        </w:rPr>
        <w:t>. https://doi.org/10.1023/A:1010933404324</w:t>
      </w:r>
    </w:p>
    <w:p w14:paraId="0000005A" w14:textId="77777777" w:rsidR="00EC67FD" w:rsidRDefault="00386A43">
      <w:pPr>
        <w:pBdr>
          <w:top w:val="nil"/>
          <w:left w:val="nil"/>
          <w:bottom w:val="nil"/>
          <w:right w:val="nil"/>
          <w:between w:val="nil"/>
        </w:pBdr>
        <w:ind w:left="360" w:hanging="720"/>
      </w:pPr>
      <w:r>
        <w:t xml:space="preserve">Breitbart, M., </w:t>
      </w:r>
      <w:proofErr w:type="spellStart"/>
      <w:r>
        <w:t>Salamon</w:t>
      </w:r>
      <w:proofErr w:type="spellEnd"/>
      <w:r>
        <w:t xml:space="preserve">, P., Andresen, B., Mahaffy, J.M., </w:t>
      </w:r>
      <w:proofErr w:type="spellStart"/>
      <w:r>
        <w:t>Segall</w:t>
      </w:r>
      <w:proofErr w:type="spellEnd"/>
      <w:r>
        <w:t xml:space="preserve">, A.M., Mead, D., Azam, F., </w:t>
      </w:r>
      <w:proofErr w:type="spellStart"/>
      <w:r>
        <w:t>Rohwer</w:t>
      </w:r>
      <w:proofErr w:type="spellEnd"/>
      <w:r>
        <w:t xml:space="preserve">, </w:t>
      </w:r>
      <w:proofErr w:type="gramStart"/>
      <w:r>
        <w:t>F..</w:t>
      </w:r>
      <w:proofErr w:type="gramEnd"/>
      <w:r>
        <w:t xml:space="preserve"> Genomic analysis of uncultured marine viral communities. </w:t>
      </w:r>
      <w:r>
        <w:rPr>
          <w:i/>
        </w:rPr>
        <w:t>Proc. Natl. Acad. Sci.</w:t>
      </w:r>
      <w:r>
        <w:t>, 99 (22) 14250-14255.</w:t>
      </w:r>
      <w:r>
        <w:rPr>
          <w:b/>
        </w:rPr>
        <w:t xml:space="preserve"> 2002</w:t>
      </w:r>
      <w:r>
        <w:t>. https://doi.org/10.1073/pnas.202488399</w:t>
      </w:r>
    </w:p>
    <w:p w14:paraId="0000005B" w14:textId="77777777" w:rsidR="00EC67FD" w:rsidRDefault="00386A43">
      <w:pPr>
        <w:pBdr>
          <w:top w:val="nil"/>
          <w:left w:val="nil"/>
          <w:bottom w:val="nil"/>
          <w:right w:val="nil"/>
          <w:between w:val="nil"/>
        </w:pBdr>
        <w:ind w:left="360" w:hanging="720"/>
        <w:rPr>
          <w:color w:val="000000"/>
        </w:rPr>
      </w:pPr>
      <w:r>
        <w:rPr>
          <w:color w:val="000000"/>
        </w:rPr>
        <w:t xml:space="preserve">Brum J. R., Schenck R. O. &amp; Sullivan M. B. Global Morphological Analysis of Marine Viruses Shows Minimal Regional Variation and Dominance of Non-Tailed Viruses. </w:t>
      </w:r>
      <w:r>
        <w:rPr>
          <w:i/>
          <w:color w:val="000000"/>
        </w:rPr>
        <w:t xml:space="preserve">ISME J, </w:t>
      </w:r>
      <w:r>
        <w:t>7 (9), 1738–1751.</w:t>
      </w:r>
      <w:r>
        <w:rPr>
          <w:color w:val="000000"/>
        </w:rPr>
        <w:t xml:space="preserve"> </w:t>
      </w:r>
      <w:r>
        <w:rPr>
          <w:b/>
          <w:color w:val="000000"/>
        </w:rPr>
        <w:t>2013</w:t>
      </w:r>
      <w:r>
        <w:t>.</w:t>
      </w:r>
      <w:r>
        <w:rPr>
          <w:color w:val="000000"/>
        </w:rPr>
        <w:t xml:space="preserve"> </w:t>
      </w:r>
      <w:r>
        <w:t>https://doi.org/10.1038/ismej.2013.67</w:t>
      </w:r>
      <w:r>
        <w:rPr>
          <w:color w:val="000000"/>
        </w:rPr>
        <w:t>.</w:t>
      </w:r>
    </w:p>
    <w:p w14:paraId="0000005C" w14:textId="77777777" w:rsidR="00EC67FD" w:rsidRDefault="00386A43">
      <w:pPr>
        <w:pBdr>
          <w:top w:val="nil"/>
          <w:left w:val="nil"/>
          <w:bottom w:val="nil"/>
          <w:right w:val="nil"/>
          <w:between w:val="nil"/>
        </w:pBdr>
        <w:ind w:left="360" w:hanging="720"/>
      </w:pPr>
      <w:r>
        <w:t xml:space="preserve">Brum, J.R., Ignacio-Espinoza, J.C., Kim, E., </w:t>
      </w:r>
      <w:proofErr w:type="spellStart"/>
      <w:r>
        <w:t>Trubl</w:t>
      </w:r>
      <w:proofErr w:type="spellEnd"/>
      <w:r>
        <w:t xml:space="preserve">, G., Jones, R.M., Roux, S., </w:t>
      </w:r>
      <w:proofErr w:type="spellStart"/>
      <w:r>
        <w:t>VerBerkmoes</w:t>
      </w:r>
      <w:proofErr w:type="spellEnd"/>
      <w:r>
        <w:t xml:space="preserve">, N.C., Rich, V.I., Sullivan, </w:t>
      </w:r>
      <w:proofErr w:type="gramStart"/>
      <w:r>
        <w:t>M.B..</w:t>
      </w:r>
      <w:proofErr w:type="gramEnd"/>
      <w:r>
        <w:t xml:space="preserve"> Structural proteins in marine viral communities. </w:t>
      </w:r>
      <w:r>
        <w:rPr>
          <w:i/>
        </w:rPr>
        <w:t>Proc. Natl. Acad. Sci.</w:t>
      </w:r>
      <w:r>
        <w:t xml:space="preserve">, 113 (9) 2436-2441. </w:t>
      </w:r>
      <w:r>
        <w:rPr>
          <w:b/>
        </w:rPr>
        <w:t>2106.</w:t>
      </w:r>
      <w:r>
        <w:t xml:space="preserve"> https://doi.org/10.1073/pnas.1525139113</w:t>
      </w:r>
    </w:p>
    <w:p w14:paraId="0000005D" w14:textId="77777777" w:rsidR="00EC67FD" w:rsidRDefault="00386A43">
      <w:pPr>
        <w:ind w:left="360" w:hanging="720"/>
      </w:pPr>
      <w:r>
        <w:t>Bryan, D., El-</w:t>
      </w:r>
      <w:proofErr w:type="spellStart"/>
      <w:r>
        <w:t>Shibiny</w:t>
      </w:r>
      <w:proofErr w:type="spellEnd"/>
      <w:r>
        <w:t xml:space="preserve">, A., Hobbs, Z., Porter, J., </w:t>
      </w:r>
      <w:proofErr w:type="spellStart"/>
      <w:r>
        <w:t>Kutter</w:t>
      </w:r>
      <w:proofErr w:type="spellEnd"/>
      <w:r>
        <w:t xml:space="preserve">, </w:t>
      </w:r>
      <w:proofErr w:type="gramStart"/>
      <w:r>
        <w:t>E.M..</w:t>
      </w:r>
      <w:proofErr w:type="gramEnd"/>
      <w:r>
        <w:t xml:space="preserve"> Bacteriophage T4 Infection of Stationary Phase E. coli: Life after Log from a Phage Perspective. </w:t>
      </w:r>
      <w:r>
        <w:rPr>
          <w:i/>
        </w:rPr>
        <w:t>Frontiers in Microbiology</w:t>
      </w:r>
      <w:r>
        <w:t xml:space="preserve"> 7, 1391. </w:t>
      </w:r>
      <w:r>
        <w:rPr>
          <w:b/>
        </w:rPr>
        <w:t>2016</w:t>
      </w:r>
      <w:r>
        <w:t>. https://doi.org./10.3389/fmicb.2016.01391</w:t>
      </w:r>
    </w:p>
    <w:p w14:paraId="0000005E" w14:textId="77777777" w:rsidR="00EC67FD" w:rsidRDefault="00386A43">
      <w:pPr>
        <w:ind w:left="360" w:hanging="720"/>
      </w:pPr>
      <w:proofErr w:type="spellStart"/>
      <w:r>
        <w:t>Cantú</w:t>
      </w:r>
      <w:proofErr w:type="spellEnd"/>
      <w:r>
        <w:t xml:space="preserve">, V. A., </w:t>
      </w:r>
      <w:proofErr w:type="spellStart"/>
      <w:r>
        <w:t>Salamon</w:t>
      </w:r>
      <w:proofErr w:type="spellEnd"/>
      <w:r>
        <w:t xml:space="preserve">, P., </w:t>
      </w:r>
      <w:proofErr w:type="spellStart"/>
      <w:r>
        <w:t>Seguritan</w:t>
      </w:r>
      <w:proofErr w:type="spellEnd"/>
      <w:r>
        <w:t xml:space="preserve">, V., Redfield, J., </w:t>
      </w:r>
      <w:proofErr w:type="spellStart"/>
      <w:r>
        <w:t>Salamon</w:t>
      </w:r>
      <w:proofErr w:type="spellEnd"/>
      <w:r>
        <w:t xml:space="preserve">, D., Edwards, R. A., </w:t>
      </w:r>
      <w:proofErr w:type="spellStart"/>
      <w:r>
        <w:t>Segall</w:t>
      </w:r>
      <w:proofErr w:type="spellEnd"/>
      <w:r>
        <w:t xml:space="preserve">, A., </w:t>
      </w:r>
      <w:proofErr w:type="spellStart"/>
      <w:r>
        <w:t>PhANNs</w:t>
      </w:r>
      <w:proofErr w:type="spellEnd"/>
      <w:r>
        <w:t xml:space="preserve">, a fast and accurate tool and web server to classify phage structural proteins. </w:t>
      </w:r>
      <w:proofErr w:type="spellStart"/>
      <w:r>
        <w:rPr>
          <w:i/>
        </w:rPr>
        <w:t>PLoS</w:t>
      </w:r>
      <w:proofErr w:type="spellEnd"/>
      <w:r>
        <w:rPr>
          <w:i/>
        </w:rPr>
        <w:t xml:space="preserve"> </w:t>
      </w:r>
      <w:proofErr w:type="spellStart"/>
      <w:r>
        <w:rPr>
          <w:i/>
        </w:rPr>
        <w:t>Comput</w:t>
      </w:r>
      <w:proofErr w:type="spellEnd"/>
      <w:r>
        <w:rPr>
          <w:i/>
        </w:rPr>
        <w:t xml:space="preserve"> Biol, </w:t>
      </w:r>
      <w:r>
        <w:t xml:space="preserve">16(11): e1007845. </w:t>
      </w:r>
      <w:r>
        <w:rPr>
          <w:b/>
        </w:rPr>
        <w:t>2020</w:t>
      </w:r>
      <w:r>
        <w:t>. https://doi.org/10.1371/journal.pcbi.1007845</w:t>
      </w:r>
    </w:p>
    <w:p w14:paraId="0000005F" w14:textId="77777777" w:rsidR="00EC67FD" w:rsidRDefault="00386A43">
      <w:pPr>
        <w:pBdr>
          <w:top w:val="nil"/>
          <w:left w:val="nil"/>
          <w:bottom w:val="nil"/>
          <w:right w:val="nil"/>
          <w:between w:val="nil"/>
        </w:pBdr>
        <w:ind w:left="360" w:hanging="720"/>
      </w:pPr>
      <w:r>
        <w:t xml:space="preserve">Casjens, S.R., </w:t>
      </w:r>
      <w:proofErr w:type="spellStart"/>
      <w:r>
        <w:t>Gilcrease</w:t>
      </w:r>
      <w:proofErr w:type="spellEnd"/>
      <w:r>
        <w:t xml:space="preserve">, E.B., Determining DNA Packaging Strategy by Analysis of the Termini of the Chromosomes in Tailed-Bacteriophage Virions. </w:t>
      </w:r>
      <w:r>
        <w:rPr>
          <w:i/>
        </w:rPr>
        <w:t>Bacteriophages</w:t>
      </w:r>
      <w:r>
        <w:t xml:space="preserve">. </w:t>
      </w:r>
      <w:r>
        <w:rPr>
          <w:b/>
        </w:rPr>
        <w:t>2009</w:t>
      </w:r>
      <w:r>
        <w:t xml:space="preserve">. https://doi.org/10.1007/978-1-60327-565-1_7 </w:t>
      </w:r>
    </w:p>
    <w:p w14:paraId="00000060" w14:textId="77777777" w:rsidR="00EC67FD" w:rsidRDefault="00386A43">
      <w:pPr>
        <w:pBdr>
          <w:top w:val="nil"/>
          <w:left w:val="nil"/>
          <w:bottom w:val="nil"/>
          <w:right w:val="nil"/>
          <w:between w:val="nil"/>
        </w:pBdr>
        <w:ind w:left="360" w:hanging="720"/>
      </w:pPr>
      <w:r>
        <w:t xml:space="preserve">Casjens, S.R.; Hendrix, </w:t>
      </w:r>
      <w:proofErr w:type="gramStart"/>
      <w:r>
        <w:t>R.W..</w:t>
      </w:r>
      <w:proofErr w:type="gramEnd"/>
      <w:r>
        <w:t xml:space="preserve"> Bacteriophage lambda: Early pioneer and still relevant. </w:t>
      </w:r>
      <w:r>
        <w:rPr>
          <w:i/>
        </w:rPr>
        <w:t>Virology</w:t>
      </w:r>
      <w:r>
        <w:t xml:space="preserve">, 479-480, 310–330. </w:t>
      </w:r>
      <w:r>
        <w:rPr>
          <w:b/>
        </w:rPr>
        <w:t>2015</w:t>
      </w:r>
      <w:r>
        <w:t xml:space="preserve">. </w:t>
      </w:r>
      <w:proofErr w:type="gramStart"/>
      <w:r>
        <w:t>doi:10.1016/j.virol</w:t>
      </w:r>
      <w:proofErr w:type="gramEnd"/>
      <w:r>
        <w:t>.2015.02.010</w:t>
      </w:r>
    </w:p>
    <w:p w14:paraId="00000061" w14:textId="77777777" w:rsidR="00EC67FD" w:rsidRDefault="00386A43">
      <w:pPr>
        <w:pBdr>
          <w:top w:val="nil"/>
          <w:left w:val="nil"/>
          <w:bottom w:val="nil"/>
          <w:right w:val="nil"/>
          <w:between w:val="nil"/>
        </w:pBdr>
        <w:ind w:left="360" w:hanging="720"/>
      </w:pPr>
      <w:r>
        <w:rPr>
          <w:color w:val="000000"/>
        </w:rPr>
        <w:t xml:space="preserve">Caspar D. L. &amp; Klug A. Physical Principles in the Construction of Regular Viruses. </w:t>
      </w:r>
      <w:r>
        <w:rPr>
          <w:i/>
          <w:color w:val="000000"/>
        </w:rPr>
        <w:t xml:space="preserve">Cold Spring </w:t>
      </w:r>
      <w:proofErr w:type="spellStart"/>
      <w:r>
        <w:rPr>
          <w:i/>
          <w:color w:val="000000"/>
        </w:rPr>
        <w:t>Harb</w:t>
      </w:r>
      <w:proofErr w:type="spellEnd"/>
      <w:r>
        <w:rPr>
          <w:i/>
          <w:color w:val="000000"/>
        </w:rPr>
        <w:t xml:space="preserve">. </w:t>
      </w:r>
      <w:proofErr w:type="spellStart"/>
      <w:r>
        <w:rPr>
          <w:i/>
          <w:color w:val="000000"/>
        </w:rPr>
        <w:t>Symp</w:t>
      </w:r>
      <w:proofErr w:type="spellEnd"/>
      <w:r>
        <w:rPr>
          <w:i/>
          <w:color w:val="000000"/>
        </w:rPr>
        <w:t>. Quant. Biol.</w:t>
      </w:r>
      <w:r>
        <w:t xml:space="preserve">, </w:t>
      </w:r>
      <w:r>
        <w:rPr>
          <w:i/>
        </w:rPr>
        <w:t>27</w:t>
      </w:r>
      <w:r>
        <w:t>, 1–24</w:t>
      </w:r>
      <w:r>
        <w:rPr>
          <w:color w:val="000000"/>
        </w:rPr>
        <w:t xml:space="preserve"> </w:t>
      </w:r>
      <w:r>
        <w:rPr>
          <w:b/>
          <w:color w:val="000000"/>
        </w:rPr>
        <w:t>1962</w:t>
      </w:r>
      <w:r>
        <w:rPr>
          <w:color w:val="000000"/>
        </w:rPr>
        <w:t>. https://doi.org/10.1101/sqb.1962.027.001.005</w:t>
      </w:r>
    </w:p>
    <w:p w14:paraId="00000062" w14:textId="77777777" w:rsidR="00EC67FD" w:rsidRDefault="00386A43">
      <w:pPr>
        <w:pBdr>
          <w:top w:val="nil"/>
          <w:left w:val="nil"/>
          <w:bottom w:val="nil"/>
          <w:right w:val="nil"/>
          <w:between w:val="nil"/>
        </w:pBdr>
        <w:ind w:left="360" w:hanging="720"/>
      </w:pPr>
      <w:r>
        <w:t xml:space="preserve">Chen, D. H., Baker, M. L., </w:t>
      </w:r>
      <w:proofErr w:type="spellStart"/>
      <w:r>
        <w:t>Hyrc</w:t>
      </w:r>
      <w:proofErr w:type="spellEnd"/>
      <w:r>
        <w:t xml:space="preserve">, C. F., </w:t>
      </w:r>
      <w:proofErr w:type="spellStart"/>
      <w:r>
        <w:t>DiMaio</w:t>
      </w:r>
      <w:proofErr w:type="spellEnd"/>
      <w:r>
        <w:t xml:space="preserve">, F., </w:t>
      </w:r>
      <w:proofErr w:type="spellStart"/>
      <w:r>
        <w:t>Jakana</w:t>
      </w:r>
      <w:proofErr w:type="spellEnd"/>
      <w:r>
        <w:t xml:space="preserve">, J., </w:t>
      </w:r>
      <w:proofErr w:type="spellStart"/>
      <w:r>
        <w:t>Weimin</w:t>
      </w:r>
      <w:proofErr w:type="spellEnd"/>
      <w:r>
        <w:t xml:space="preserve">, W., Dougherty, M., </w:t>
      </w:r>
      <w:proofErr w:type="spellStart"/>
      <w:r>
        <w:t>Haase-Pettingell</w:t>
      </w:r>
      <w:proofErr w:type="spellEnd"/>
      <w:r>
        <w:t xml:space="preserve">, C., Schmid, M. F., Jiang, W., Baker, D., King, J., Chiu, W., Structural basis for scaffolding-mediated assembly and maturation of a dsDNA, </w:t>
      </w:r>
      <w:r>
        <w:rPr>
          <w:i/>
        </w:rPr>
        <w:t>Proc. Natl. Acad. Sci. USA</w:t>
      </w:r>
      <w:r>
        <w:t xml:space="preserve">, 108, 1355–1360. </w:t>
      </w:r>
      <w:r>
        <w:rPr>
          <w:b/>
        </w:rPr>
        <w:t>2011.</w:t>
      </w:r>
      <w:r>
        <w:t xml:space="preserve"> https://doi.org/10.1073/pnas.1015739108</w:t>
      </w:r>
    </w:p>
    <w:p w14:paraId="00000063" w14:textId="77B3909D" w:rsidR="00EC67FD" w:rsidRDefault="00386A43" w:rsidP="007873F6">
      <w:pPr>
        <w:ind w:left="360" w:hanging="720"/>
      </w:pPr>
      <w:r>
        <w:t xml:space="preserve">Cobarrubia A., Tall J., Crispin-Smith A. &amp; Luque A. </w:t>
      </w:r>
      <w:ins w:id="1271" w:author="Antoni Luque Santolaria" w:date="2021-12-21T21:06:00Z">
        <w:r w:rsidR="007873F6">
          <w:t>Empirical and theoretical analysis of particle diffusion in mucus</w:t>
        </w:r>
      </w:ins>
      <w:del w:id="1272" w:author="Antoni Luque Santolaria" w:date="2021-12-21T21:06:00Z">
        <w:r w:rsidDel="007873F6">
          <w:delText>Unifying framework for the diffusion of microscopic particles in mucus</w:delText>
        </w:r>
      </w:del>
      <w:r>
        <w:t>.</w:t>
      </w:r>
      <w:ins w:id="1273" w:author="Antoni Luque Santolaria" w:date="2021-12-21T21:07:00Z">
        <w:r w:rsidR="007873F6">
          <w:t xml:space="preserve"> </w:t>
        </w:r>
        <w:r w:rsidR="007873F6" w:rsidRPr="007873F6">
          <w:rPr>
            <w:i/>
            <w:iCs/>
          </w:rPr>
          <w:t>Front. Phys.</w:t>
        </w:r>
        <w:r w:rsidR="007873F6" w:rsidRPr="007873F6">
          <w:rPr>
            <w:rPrChange w:id="1274" w:author="Antoni Luque Santolaria" w:date="2021-12-21T21:07:00Z">
              <w:rPr>
                <w:i/>
                <w:iCs/>
              </w:rPr>
            </w:rPrChange>
          </w:rPr>
          <w:t>,</w:t>
        </w:r>
        <w:r w:rsidR="007873F6" w:rsidRPr="007873F6">
          <w:t> 9:594306</w:t>
        </w:r>
      </w:ins>
      <w:del w:id="1275" w:author="Antoni Luque Santolaria" w:date="2021-12-21T21:07:00Z">
        <w:r w:rsidDel="007873F6">
          <w:delText xml:space="preserve"> </w:delText>
        </w:r>
      </w:del>
      <w:del w:id="1276" w:author="Antoni Luque Santolaria" w:date="2021-12-21T21:06:00Z">
        <w:r w:rsidDel="007873F6">
          <w:rPr>
            <w:i/>
          </w:rPr>
          <w:delText>I</w:delText>
        </w:r>
      </w:del>
      <w:del w:id="1277" w:author="Antoni Luque Santolaria" w:date="2021-12-21T21:07:00Z">
        <w:r w:rsidDel="007873F6">
          <w:rPr>
            <w:i/>
          </w:rPr>
          <w:delText>n Preparation</w:delText>
        </w:r>
      </w:del>
      <w:r>
        <w:rPr>
          <w:i/>
        </w:rPr>
        <w:t>.</w:t>
      </w:r>
      <w:ins w:id="1278" w:author="Antoni Luque Santolaria" w:date="2021-12-21T21:07:00Z">
        <w:r w:rsidR="007873F6">
          <w:rPr>
            <w:i/>
          </w:rPr>
          <w:t xml:space="preserve"> </w:t>
        </w:r>
        <w:r w:rsidR="007873F6" w:rsidRPr="007873F6">
          <w:rPr>
            <w:iCs/>
            <w:rPrChange w:id="1279" w:author="Antoni Luque Santolaria" w:date="2021-12-21T21:08:00Z">
              <w:rPr>
                <w:i/>
              </w:rPr>
            </w:rPrChange>
          </w:rPr>
          <w:fldChar w:fldCharType="begin"/>
        </w:r>
        <w:r w:rsidR="007873F6" w:rsidRPr="007873F6">
          <w:rPr>
            <w:iCs/>
            <w:rPrChange w:id="1280" w:author="Antoni Luque Santolaria" w:date="2021-12-21T21:08:00Z">
              <w:rPr>
                <w:i/>
              </w:rPr>
            </w:rPrChange>
          </w:rPr>
          <w:instrText xml:space="preserve"> HYPERLINK "https://doi.org/10.3389/fphy.2021.594306" </w:instrText>
        </w:r>
        <w:r w:rsidR="007873F6" w:rsidRPr="007873F6">
          <w:rPr>
            <w:iCs/>
            <w:rPrChange w:id="1281" w:author="Antoni Luque Santolaria" w:date="2021-12-21T21:08:00Z">
              <w:rPr>
                <w:i/>
              </w:rPr>
            </w:rPrChange>
          </w:rPr>
          <w:fldChar w:fldCharType="separate"/>
        </w:r>
        <w:r w:rsidR="007873F6" w:rsidRPr="007873F6">
          <w:rPr>
            <w:rStyle w:val="Hyperlink"/>
            <w:iCs/>
            <w:rPrChange w:id="1282" w:author="Antoni Luque Santolaria" w:date="2021-12-21T21:08:00Z">
              <w:rPr>
                <w:rStyle w:val="Hyperlink"/>
                <w:i/>
              </w:rPr>
            </w:rPrChange>
          </w:rPr>
          <w:t>https://doi.org/10.3389/fphy.2021.594306</w:t>
        </w:r>
        <w:del w:id="1283" w:author="Antoni Luque Santolaria" w:date="2021-12-21T21:07:00Z">
          <w:r w:rsidRPr="007873F6" w:rsidDel="007873F6">
            <w:rPr>
              <w:rStyle w:val="Hyperlink"/>
              <w:iCs/>
              <w:rPrChange w:id="1284" w:author="Antoni Luque Santolaria" w:date="2021-12-21T21:08:00Z">
                <w:rPr>
                  <w:rStyle w:val="Hyperlink"/>
                  <w:i/>
                </w:rPr>
              </w:rPrChange>
            </w:rPr>
            <w:delText xml:space="preserve"> </w:delText>
          </w:r>
        </w:del>
        <w:r w:rsidR="007873F6" w:rsidRPr="007873F6">
          <w:rPr>
            <w:iCs/>
            <w:rPrChange w:id="1285" w:author="Antoni Luque Santolaria" w:date="2021-12-21T21:08:00Z">
              <w:rPr>
                <w:i/>
              </w:rPr>
            </w:rPrChange>
          </w:rPr>
          <w:fldChar w:fldCharType="end"/>
        </w:r>
      </w:ins>
      <w:r>
        <w:t>.</w:t>
      </w:r>
    </w:p>
    <w:sdt>
      <w:sdtPr>
        <w:tag w:val="goog_rdk_170"/>
        <w:id w:val="1651330978"/>
      </w:sdtPr>
      <w:sdtEndPr/>
      <w:sdtContent>
        <w:p w14:paraId="00000064" w14:textId="496CC06C" w:rsidR="00EC67FD" w:rsidRDefault="00386A43">
          <w:pPr>
            <w:pBdr>
              <w:top w:val="nil"/>
              <w:left w:val="nil"/>
              <w:bottom w:val="nil"/>
              <w:right w:val="nil"/>
              <w:between w:val="nil"/>
            </w:pBdr>
            <w:ind w:left="360" w:hanging="720"/>
            <w:rPr>
              <w:ins w:id="1286" w:author="Diana Lee" w:date="2021-12-15T09:47:00Z"/>
              <w:color w:val="000000"/>
            </w:rPr>
          </w:pPr>
          <w:r>
            <w:rPr>
              <w:color w:val="000000"/>
            </w:rPr>
            <w:t>Cobián</w:t>
          </w:r>
          <w:ins w:id="1287" w:author="Antoni Luque Santolaria" w:date="2021-12-22T00:53:00Z">
            <w:r w:rsidR="004237B6">
              <w:rPr>
                <w:color w:val="000000"/>
              </w:rPr>
              <w:t>-</w:t>
            </w:r>
          </w:ins>
          <w:del w:id="1288" w:author="Antoni Luque Santolaria" w:date="2021-12-22T00:53:00Z">
            <w:r w:rsidDel="004237B6">
              <w:rPr>
                <w:color w:val="000000"/>
              </w:rPr>
              <w:delText xml:space="preserve"> </w:delText>
            </w:r>
          </w:del>
          <w:r>
            <w:rPr>
              <w:color w:val="000000"/>
            </w:rPr>
            <w:t xml:space="preserve">Güemes A. G., </w:t>
          </w:r>
          <w:proofErr w:type="spellStart"/>
          <w:r>
            <w:rPr>
              <w:color w:val="000000"/>
            </w:rPr>
            <w:t>Youle</w:t>
          </w:r>
          <w:proofErr w:type="spellEnd"/>
          <w:r>
            <w:rPr>
              <w:color w:val="000000"/>
            </w:rPr>
            <w:t xml:space="preserve"> M., </w:t>
          </w:r>
          <w:proofErr w:type="spellStart"/>
          <w:r>
            <w:rPr>
              <w:color w:val="000000"/>
            </w:rPr>
            <w:t>Cantú</w:t>
          </w:r>
          <w:proofErr w:type="spellEnd"/>
          <w:r>
            <w:rPr>
              <w:color w:val="000000"/>
            </w:rPr>
            <w:t xml:space="preserve"> V. A., Felts B., </w:t>
          </w:r>
          <w:proofErr w:type="spellStart"/>
          <w:r>
            <w:rPr>
              <w:color w:val="000000"/>
            </w:rPr>
            <w:t>Nulton</w:t>
          </w:r>
          <w:proofErr w:type="spellEnd"/>
          <w:r>
            <w:rPr>
              <w:color w:val="000000"/>
            </w:rPr>
            <w:t xml:space="preserve"> J. &amp; </w:t>
          </w:r>
          <w:proofErr w:type="spellStart"/>
          <w:r>
            <w:rPr>
              <w:color w:val="000000"/>
            </w:rPr>
            <w:t>Rohwer</w:t>
          </w:r>
          <w:proofErr w:type="spellEnd"/>
          <w:r>
            <w:rPr>
              <w:color w:val="000000"/>
            </w:rPr>
            <w:t xml:space="preserve"> F. Viruses as Winners in the Game of Life. </w:t>
          </w:r>
          <w:proofErr w:type="spellStart"/>
          <w:r>
            <w:rPr>
              <w:i/>
              <w:color w:val="000000"/>
            </w:rPr>
            <w:t>Annu</w:t>
          </w:r>
          <w:proofErr w:type="spellEnd"/>
          <w:r>
            <w:rPr>
              <w:i/>
              <w:color w:val="000000"/>
            </w:rPr>
            <w:t xml:space="preserve"> Rev </w:t>
          </w:r>
          <w:proofErr w:type="spellStart"/>
          <w:r>
            <w:rPr>
              <w:i/>
              <w:color w:val="000000"/>
            </w:rPr>
            <w:t>Virol</w:t>
          </w:r>
          <w:proofErr w:type="spellEnd"/>
          <w:r>
            <w:rPr>
              <w:color w:val="000000"/>
            </w:rPr>
            <w:t xml:space="preserve"> </w:t>
          </w:r>
          <w:r>
            <w:rPr>
              <w:i/>
            </w:rPr>
            <w:t>3</w:t>
          </w:r>
          <w:r>
            <w:t xml:space="preserve"> (1), 197–214. </w:t>
          </w:r>
          <w:r>
            <w:rPr>
              <w:b/>
              <w:color w:val="000000"/>
            </w:rPr>
            <w:t>2016</w:t>
          </w:r>
          <w:r>
            <w:rPr>
              <w:color w:val="000000"/>
            </w:rPr>
            <w:t>. https://doi.org/10.1146/annurev-virology-100114-054952.</w:t>
          </w:r>
          <w:sdt>
            <w:sdtPr>
              <w:tag w:val="goog_rdk_169"/>
              <w:id w:val="1375576163"/>
            </w:sdtPr>
            <w:sdtEndPr/>
            <w:sdtContent/>
          </w:sdt>
        </w:p>
      </w:sdtContent>
    </w:sdt>
    <w:sdt>
      <w:sdtPr>
        <w:tag w:val="goog_rdk_173"/>
        <w:id w:val="-664092201"/>
      </w:sdtPr>
      <w:sdtEndPr/>
      <w:sdtContent>
        <w:p w14:paraId="00000065" w14:textId="77777777" w:rsidR="00EC67FD" w:rsidRPr="00EC67FD" w:rsidRDefault="00CF3DC9">
          <w:pPr>
            <w:pBdr>
              <w:top w:val="nil"/>
              <w:left w:val="nil"/>
              <w:bottom w:val="nil"/>
              <w:right w:val="nil"/>
              <w:between w:val="nil"/>
            </w:pBdr>
            <w:ind w:left="360" w:hanging="720"/>
            <w:rPr>
              <w:rPrChange w:id="1289" w:author="Diana Lee" w:date="2021-12-15T09:47:00Z">
                <w:rPr>
                  <w:color w:val="000000"/>
                </w:rPr>
              </w:rPrChange>
            </w:rPr>
          </w:pPr>
          <w:sdt>
            <w:sdtPr>
              <w:tag w:val="goog_rdk_171"/>
              <w:id w:val="1376127016"/>
            </w:sdtPr>
            <w:sdtEndPr/>
            <w:sdtContent>
              <w:ins w:id="1290" w:author="Diana Lee" w:date="2021-12-15T09:47:00Z">
                <w:r w:rsidR="00386A43">
                  <w:rPr>
                    <w:color w:val="000000"/>
                  </w:rPr>
                  <w:t xml:space="preserve">Cock P.A., </w:t>
                </w:r>
                <w:proofErr w:type="spellStart"/>
                <w:r w:rsidR="00386A43">
                  <w:rPr>
                    <w:color w:val="000000"/>
                  </w:rPr>
                  <w:t>Antao</w:t>
                </w:r>
                <w:proofErr w:type="spellEnd"/>
                <w:r w:rsidR="00386A43">
                  <w:rPr>
                    <w:color w:val="000000"/>
                  </w:rPr>
                  <w:t xml:space="preserve"> T., Chang J.T., Chapman B.A., Cox C.J., </w:t>
                </w:r>
                <w:proofErr w:type="spellStart"/>
                <w:r w:rsidR="00386A43">
                  <w:rPr>
                    <w:color w:val="000000"/>
                  </w:rPr>
                  <w:t>Dalke</w:t>
                </w:r>
                <w:proofErr w:type="spellEnd"/>
                <w:r w:rsidR="00386A43">
                  <w:rPr>
                    <w:color w:val="000000"/>
                  </w:rPr>
                  <w:t xml:space="preserve"> A., Friedberg I., </w:t>
                </w:r>
                <w:proofErr w:type="spellStart"/>
                <w:r w:rsidR="00386A43">
                  <w:rPr>
                    <w:color w:val="000000"/>
                  </w:rPr>
                  <w:t>Hamelryck</w:t>
                </w:r>
                <w:proofErr w:type="spellEnd"/>
                <w:r w:rsidR="00386A43">
                  <w:rPr>
                    <w:color w:val="000000"/>
                  </w:rPr>
                  <w:t xml:space="preserve"> T., </w:t>
                </w:r>
                <w:proofErr w:type="spellStart"/>
                <w:r w:rsidR="00386A43">
                  <w:rPr>
                    <w:color w:val="000000"/>
                  </w:rPr>
                  <w:t>Kauff</w:t>
                </w:r>
                <w:proofErr w:type="spellEnd"/>
                <w:r w:rsidR="00386A43">
                  <w:rPr>
                    <w:color w:val="000000"/>
                  </w:rPr>
                  <w:t xml:space="preserve"> F, </w:t>
                </w:r>
                <w:proofErr w:type="spellStart"/>
                <w:r w:rsidR="00386A43">
                  <w:rPr>
                    <w:color w:val="000000"/>
                  </w:rPr>
                  <w:t>Wilczynski</w:t>
                </w:r>
                <w:proofErr w:type="spellEnd"/>
                <w:r w:rsidR="00386A43">
                  <w:rPr>
                    <w:color w:val="000000"/>
                  </w:rPr>
                  <w:t xml:space="preserve"> B., de </w:t>
                </w:r>
                <w:proofErr w:type="spellStart"/>
                <w:r w:rsidR="00386A43">
                  <w:rPr>
                    <w:color w:val="000000"/>
                  </w:rPr>
                  <w:t>Hoon</w:t>
                </w:r>
                <w:proofErr w:type="spellEnd"/>
                <w:r w:rsidR="00386A43">
                  <w:rPr>
                    <w:color w:val="000000"/>
                  </w:rPr>
                  <w:t xml:space="preserve"> M.J.L. </w:t>
                </w:r>
                <w:proofErr w:type="spellStart"/>
                <w:r w:rsidR="00386A43">
                  <w:rPr>
                    <w:color w:val="000000"/>
                  </w:rPr>
                  <w:t>Biopython</w:t>
                </w:r>
                <w:proofErr w:type="spellEnd"/>
                <w:r w:rsidR="00386A43">
                  <w:rPr>
                    <w:color w:val="000000"/>
                  </w:rPr>
                  <w:t>: freely available Python tools for computational molecular biology and bioinformatics. Bioinformatics, 25, 1422-1423. 2009. https://doi.org/10.1093/bioinformatics/btp163</w:t>
                </w:r>
              </w:ins>
            </w:sdtContent>
          </w:sdt>
          <w:sdt>
            <w:sdtPr>
              <w:tag w:val="goog_rdk_172"/>
              <w:id w:val="847528285"/>
            </w:sdtPr>
            <w:sdtEndPr/>
            <w:sdtContent/>
          </w:sdt>
        </w:p>
      </w:sdtContent>
    </w:sdt>
    <w:p w14:paraId="00000066" w14:textId="77777777" w:rsidR="00EC67FD" w:rsidRDefault="00386A43">
      <w:pPr>
        <w:ind w:left="360" w:hanging="720"/>
      </w:pPr>
      <w:r>
        <w:t xml:space="preserve">Coutinho, F.H., Silveira, C.B., </w:t>
      </w:r>
      <w:proofErr w:type="spellStart"/>
      <w:r>
        <w:t>Gregoracci</w:t>
      </w:r>
      <w:proofErr w:type="spellEnd"/>
      <w:r>
        <w:t xml:space="preserve">, G.B., Thompson, C.C., Edwards, R.A., </w:t>
      </w:r>
      <w:proofErr w:type="spellStart"/>
      <w:r>
        <w:t>Brussaard</w:t>
      </w:r>
      <w:proofErr w:type="spellEnd"/>
      <w:r>
        <w:t xml:space="preserve">, C.P.D., </w:t>
      </w:r>
      <w:proofErr w:type="spellStart"/>
      <w:r>
        <w:t>Dutilh</w:t>
      </w:r>
      <w:proofErr w:type="spellEnd"/>
      <w:r>
        <w:t xml:space="preserve">, B.E., Thompson, </w:t>
      </w:r>
      <w:proofErr w:type="gramStart"/>
      <w:r>
        <w:t>F.L..</w:t>
      </w:r>
      <w:proofErr w:type="gramEnd"/>
      <w:r>
        <w:t xml:space="preserve"> Marine viruses discovered via metagenomics shed light on viral strategies throughout the oceans. </w:t>
      </w:r>
      <w:r>
        <w:rPr>
          <w:i/>
        </w:rPr>
        <w:t xml:space="preserve">Nat </w:t>
      </w:r>
      <w:proofErr w:type="spellStart"/>
      <w:r>
        <w:rPr>
          <w:i/>
        </w:rPr>
        <w:t>Commun</w:t>
      </w:r>
      <w:proofErr w:type="spellEnd"/>
      <w:r>
        <w:t xml:space="preserve">. 8, 15955. </w:t>
      </w:r>
      <w:r>
        <w:rPr>
          <w:b/>
        </w:rPr>
        <w:t>2017</w:t>
      </w:r>
      <w:r>
        <w:t xml:space="preserve">. https://doi.org/10.1038/ncomms15955 </w:t>
      </w:r>
    </w:p>
    <w:p w14:paraId="00000067" w14:textId="77777777" w:rsidR="00EC67FD" w:rsidRDefault="00386A43">
      <w:pPr>
        <w:ind w:left="360" w:hanging="720"/>
      </w:pPr>
      <w:r>
        <w:lastRenderedPageBreak/>
        <w:t xml:space="preserve">Cui J., Schlub T. E., &amp; Holmes E. C. An Allometric Relationship between the Genome Length and Virion Volume of Viruses. </w:t>
      </w:r>
      <w:r>
        <w:rPr>
          <w:i/>
        </w:rPr>
        <w:t xml:space="preserve">J </w:t>
      </w:r>
      <w:proofErr w:type="spellStart"/>
      <w:r>
        <w:rPr>
          <w:i/>
        </w:rPr>
        <w:t>Virol</w:t>
      </w:r>
      <w:proofErr w:type="spellEnd"/>
      <w:r>
        <w:t xml:space="preserve">, </w:t>
      </w:r>
      <w:r>
        <w:rPr>
          <w:i/>
        </w:rPr>
        <w:t>88</w:t>
      </w:r>
      <w:r>
        <w:t xml:space="preserve"> (11), 6403–6410. </w:t>
      </w:r>
      <w:r>
        <w:rPr>
          <w:b/>
        </w:rPr>
        <w:t>2014.</w:t>
      </w:r>
      <w:r>
        <w:t xml:space="preserve"> https://doi.org/10.1128/JVI.00362-14.</w:t>
      </w:r>
    </w:p>
    <w:p w14:paraId="00000068" w14:textId="77777777" w:rsidR="00EC67FD" w:rsidRDefault="00386A43">
      <w:pPr>
        <w:ind w:left="360" w:hanging="720"/>
      </w:pPr>
      <w:r>
        <w:t xml:space="preserve">Dearborn, A.D., </w:t>
      </w:r>
      <w:proofErr w:type="spellStart"/>
      <w:r>
        <w:t>Laurinmaki</w:t>
      </w:r>
      <w:proofErr w:type="spellEnd"/>
      <w:r>
        <w:t xml:space="preserve">, P., </w:t>
      </w:r>
      <w:proofErr w:type="spellStart"/>
      <w:r>
        <w:t>Chandramouli</w:t>
      </w:r>
      <w:proofErr w:type="spellEnd"/>
      <w:r>
        <w:t xml:space="preserve">, P., </w:t>
      </w:r>
      <w:proofErr w:type="spellStart"/>
      <w:r>
        <w:t>Rodenburg</w:t>
      </w:r>
      <w:proofErr w:type="spellEnd"/>
      <w:r>
        <w:t xml:space="preserve">, C.M., Wang, S., Butcher, S.J., </w:t>
      </w:r>
      <w:proofErr w:type="spellStart"/>
      <w:r>
        <w:t>Dokland</w:t>
      </w:r>
      <w:proofErr w:type="spellEnd"/>
      <w:r>
        <w:t xml:space="preserve">, T., </w:t>
      </w:r>
      <w:proofErr w:type="gramStart"/>
      <w:r>
        <w:t>Structure</w:t>
      </w:r>
      <w:proofErr w:type="gramEnd"/>
      <w:r>
        <w:t xml:space="preserve"> and size determination of bacteriophage P2 and P4 procapsids: function of size responsiveness mutations. </w:t>
      </w:r>
      <w:r>
        <w:rPr>
          <w:i/>
        </w:rPr>
        <w:t>Journal of Structural Biology,</w:t>
      </w:r>
      <w:r>
        <w:t xml:space="preserve"> 178,215–224. </w:t>
      </w:r>
      <w:r>
        <w:rPr>
          <w:b/>
        </w:rPr>
        <w:t>2012</w:t>
      </w:r>
      <w:r>
        <w:t>. https://doi.org/10.1016/j.jsb.2012.04.002</w:t>
      </w:r>
    </w:p>
    <w:p w14:paraId="00000069" w14:textId="77777777" w:rsidR="00EC67FD" w:rsidRDefault="00386A43">
      <w:pPr>
        <w:ind w:left="360" w:hanging="720"/>
      </w:pPr>
      <w:r>
        <w:t xml:space="preserve">Dearborn, A.D., Wall, E.A., </w:t>
      </w:r>
      <w:proofErr w:type="spellStart"/>
      <w:r>
        <w:t>Kizziah</w:t>
      </w:r>
      <w:proofErr w:type="spellEnd"/>
      <w:r>
        <w:t xml:space="preserve">, J.L., </w:t>
      </w:r>
      <w:proofErr w:type="spellStart"/>
      <w:r>
        <w:t>Klenow</w:t>
      </w:r>
      <w:proofErr w:type="spellEnd"/>
      <w:r>
        <w:t xml:space="preserve">, L., Parker, L.K., </w:t>
      </w:r>
      <w:del w:id="1291" w:author="Antoni Luque Santolaria" w:date="2021-12-22T00:53:00Z">
        <w:r w:rsidDel="004237B6">
          <w:delText xml:space="preserve"> </w:delText>
        </w:r>
      </w:del>
      <w:r>
        <w:t xml:space="preserve">Manning, K.A., </w:t>
      </w:r>
      <w:proofErr w:type="spellStart"/>
      <w:r>
        <w:t>Spilman</w:t>
      </w:r>
      <w:proofErr w:type="spellEnd"/>
      <w:r>
        <w:t xml:space="preserve">, M.S., Spear, J.M., Christie, G.E., </w:t>
      </w:r>
      <w:proofErr w:type="spellStart"/>
      <w:r>
        <w:t>Dokland</w:t>
      </w:r>
      <w:proofErr w:type="spellEnd"/>
      <w:r>
        <w:t xml:space="preserve">, </w:t>
      </w:r>
      <w:proofErr w:type="gramStart"/>
      <w:r>
        <w:t>T..</w:t>
      </w:r>
      <w:proofErr w:type="gramEnd"/>
      <w:r>
        <w:t xml:space="preserve"> Competing scaffolding proteins determine capsid size during mobilization of Staphylococcus aureus pathogenicity islands. </w:t>
      </w:r>
      <w:proofErr w:type="spellStart"/>
      <w:r>
        <w:t>eLife</w:t>
      </w:r>
      <w:proofErr w:type="spellEnd"/>
      <w:r>
        <w:t xml:space="preserve">. </w:t>
      </w:r>
      <w:r>
        <w:rPr>
          <w:b/>
        </w:rPr>
        <w:t>2017</w:t>
      </w:r>
      <w:r>
        <w:t>. https://doi.org/10.7554/eLife.30822</w:t>
      </w:r>
    </w:p>
    <w:p w14:paraId="0000006A" w14:textId="77777777" w:rsidR="00EC67FD" w:rsidRDefault="00386A43">
      <w:pPr>
        <w:ind w:left="360" w:hanging="720"/>
      </w:pPr>
      <w:proofErr w:type="spellStart"/>
      <w:r>
        <w:t>Devoto</w:t>
      </w:r>
      <w:proofErr w:type="spellEnd"/>
      <w:r>
        <w:t xml:space="preserve"> A.E., Santini J.M., Olm M.R., </w:t>
      </w:r>
      <w:proofErr w:type="spellStart"/>
      <w:r>
        <w:t>Anantharaman</w:t>
      </w:r>
      <w:proofErr w:type="spellEnd"/>
      <w:r>
        <w:t xml:space="preserve"> K., Munk P., Tung J., Archie E.A., </w:t>
      </w:r>
      <w:proofErr w:type="spellStart"/>
      <w:r>
        <w:t>Turnbaugh</w:t>
      </w:r>
      <w:proofErr w:type="spellEnd"/>
      <w:r>
        <w:t xml:space="preserve"> P.J., Seed K.D., </w:t>
      </w:r>
      <w:proofErr w:type="spellStart"/>
      <w:r>
        <w:t>Blekhman</w:t>
      </w:r>
      <w:proofErr w:type="spellEnd"/>
      <w:r>
        <w:t xml:space="preserve"> R., </w:t>
      </w:r>
      <w:proofErr w:type="spellStart"/>
      <w:r>
        <w:t>Aarestrup</w:t>
      </w:r>
      <w:proofErr w:type="spellEnd"/>
      <w:r>
        <w:t xml:space="preserve"> F.M., Thomas B.C., &amp; Banfield </w:t>
      </w:r>
      <w:proofErr w:type="gramStart"/>
      <w:r>
        <w:t>J.F..</w:t>
      </w:r>
      <w:proofErr w:type="gramEnd"/>
      <w:r>
        <w:t xml:space="preserve"> </w:t>
      </w:r>
      <w:proofErr w:type="spellStart"/>
      <w:r>
        <w:t>Megaphages</w:t>
      </w:r>
      <w:proofErr w:type="spellEnd"/>
      <w:r>
        <w:t xml:space="preserve"> infect </w:t>
      </w:r>
      <w:proofErr w:type="spellStart"/>
      <w:r>
        <w:t>prevotella</w:t>
      </w:r>
      <w:proofErr w:type="spellEnd"/>
      <w:r>
        <w:t xml:space="preserve"> and variants are widespread in gut microbiomes. </w:t>
      </w:r>
      <w:r>
        <w:rPr>
          <w:i/>
        </w:rPr>
        <w:t>Nature Microbiology</w:t>
      </w:r>
      <w:r>
        <w:t xml:space="preserve">, 4(4), </w:t>
      </w:r>
      <w:r>
        <w:rPr>
          <w:b/>
        </w:rPr>
        <w:t>2019</w:t>
      </w:r>
      <w:r>
        <w:t>. https://doi.org/10.1038/s41564-018-0338-9</w:t>
      </w:r>
    </w:p>
    <w:p w14:paraId="0000006B" w14:textId="77777777" w:rsidR="00EC67FD" w:rsidRDefault="00386A43">
      <w:pPr>
        <w:ind w:left="360" w:hanging="720"/>
      </w:pPr>
      <w:r>
        <w:t xml:space="preserve">Duda R. L. &amp; Teschke C. M. The Amazing HK97 Fold: Versatile Results of Modest Differences. </w:t>
      </w:r>
      <w:r>
        <w:rPr>
          <w:i/>
        </w:rPr>
        <w:t>Current Opinion in Virology</w:t>
      </w:r>
      <w:r>
        <w:t xml:space="preserve">, </w:t>
      </w:r>
      <w:r>
        <w:rPr>
          <w:i/>
        </w:rPr>
        <w:t>36</w:t>
      </w:r>
      <w:r>
        <w:t xml:space="preserve">, 9–16. </w:t>
      </w:r>
      <w:r>
        <w:rPr>
          <w:b/>
        </w:rPr>
        <w:t>2019.</w:t>
      </w:r>
      <w:r>
        <w:t xml:space="preserve"> https://doi.org/10.1016/j.coviro.2019.02.001.</w:t>
      </w:r>
    </w:p>
    <w:p w14:paraId="0000006C" w14:textId="77777777" w:rsidR="00EC67FD" w:rsidRDefault="00386A43">
      <w:pPr>
        <w:ind w:left="360" w:hanging="720"/>
      </w:pPr>
      <w:r>
        <w:t xml:space="preserve">Duda, R. L., Hendrix, R.W., Huang, W. M., Conway, J. F., Shared architecture of bacteriophage SPO1 and herpesvirus capsids. </w:t>
      </w:r>
      <w:proofErr w:type="spellStart"/>
      <w:r>
        <w:rPr>
          <w:i/>
        </w:rPr>
        <w:t>Curr</w:t>
      </w:r>
      <w:proofErr w:type="spellEnd"/>
      <w:r>
        <w:rPr>
          <w:i/>
        </w:rPr>
        <w:t>. Biol.</w:t>
      </w:r>
      <w:r>
        <w:t xml:space="preserve">, 16, R11–R13. </w:t>
      </w:r>
      <w:r>
        <w:rPr>
          <w:b/>
        </w:rPr>
        <w:t>2006.</w:t>
      </w:r>
      <w:r>
        <w:t xml:space="preserve"> https://doi.org/10.1016/j.cub.2005.12.023</w:t>
      </w:r>
    </w:p>
    <w:p w14:paraId="0000006D" w14:textId="77777777" w:rsidR="00EC67FD" w:rsidRDefault="00386A43">
      <w:pPr>
        <w:ind w:left="360" w:hanging="720"/>
      </w:pPr>
      <w:r>
        <w:t xml:space="preserve">Earnshaw, W.C. and Casjens </w:t>
      </w:r>
      <w:proofErr w:type="gramStart"/>
      <w:r>
        <w:t>S.R..</w:t>
      </w:r>
      <w:proofErr w:type="gramEnd"/>
      <w:r>
        <w:t xml:space="preserve"> DNA packaging by the double-stranded DNA bacteriophages. </w:t>
      </w:r>
      <w:r>
        <w:rPr>
          <w:i/>
        </w:rPr>
        <w:t>Cell</w:t>
      </w:r>
      <w:r>
        <w:t xml:space="preserve">, 21(2) 319-331. </w:t>
      </w:r>
      <w:r>
        <w:rPr>
          <w:b/>
        </w:rPr>
        <w:t>1980</w:t>
      </w:r>
      <w:r>
        <w:t>. https://doi.org/10.1016/0092-8674(80)90468-7</w:t>
      </w:r>
    </w:p>
    <w:p w14:paraId="0000006E" w14:textId="77777777" w:rsidR="00EC67FD" w:rsidRDefault="00386A43">
      <w:pPr>
        <w:ind w:left="360" w:hanging="720"/>
      </w:pPr>
      <w:r>
        <w:t xml:space="preserve">Edwards, K. F., Steward, G. F., &amp; </w:t>
      </w:r>
      <w:proofErr w:type="spellStart"/>
      <w:r>
        <w:t>Schvarcz</w:t>
      </w:r>
      <w:proofErr w:type="spellEnd"/>
      <w:r>
        <w:t xml:space="preserve">, C. </w:t>
      </w:r>
      <w:proofErr w:type="gramStart"/>
      <w:r>
        <w:t>R..</w:t>
      </w:r>
      <w:proofErr w:type="gramEnd"/>
      <w:r>
        <w:t xml:space="preserve"> Making sense of virus size and the tradeoffs shaping viral fitness. </w:t>
      </w:r>
      <w:r>
        <w:rPr>
          <w:i/>
        </w:rPr>
        <w:t>Ecology Letters.</w:t>
      </w:r>
      <w:r>
        <w:t xml:space="preserve"> </w:t>
      </w:r>
      <w:sdt>
        <w:sdtPr>
          <w:tag w:val="goog_rdk_174"/>
          <w:id w:val="-1283344843"/>
        </w:sdtPr>
        <w:sdtEndPr/>
        <w:sdtContent>
          <w:del w:id="1292" w:author="Antoni Luque Santolaria" w:date="2021-11-17T12:28:00Z">
            <w:r>
              <w:rPr>
                <w:b/>
              </w:rPr>
              <w:delText>2021</w:delText>
            </w:r>
          </w:del>
        </w:sdtContent>
      </w:sdt>
      <w:sdt>
        <w:sdtPr>
          <w:tag w:val="goog_rdk_175"/>
          <w:id w:val="1953511620"/>
        </w:sdtPr>
        <w:sdtEndPr/>
        <w:sdtContent>
          <w:ins w:id="1293" w:author="Antoni Luque Santolaria" w:date="2021-11-17T12:28:00Z">
            <w:r>
              <w:rPr>
                <w:b/>
              </w:rPr>
              <w:t>2020</w:t>
            </w:r>
          </w:ins>
        </w:sdtContent>
      </w:sdt>
      <w:r>
        <w:t>. https://doi.org/10.1111/ele.13630</w:t>
      </w:r>
    </w:p>
    <w:p w14:paraId="0000006F" w14:textId="77777777" w:rsidR="00EC67FD" w:rsidRDefault="00386A43">
      <w:pPr>
        <w:ind w:left="360" w:hanging="720"/>
      </w:pPr>
      <w:r>
        <w:t xml:space="preserve">Edwards, R. A., Vega, A. A., Norman, H. M., </w:t>
      </w:r>
      <w:proofErr w:type="spellStart"/>
      <w:r>
        <w:t>Ohaeri</w:t>
      </w:r>
      <w:proofErr w:type="spellEnd"/>
      <w:r>
        <w:t xml:space="preserve">, M., Levi, K., Dinsdale, E. A., … Barr, J. </w:t>
      </w:r>
      <w:proofErr w:type="gramStart"/>
      <w:r>
        <w:t>J..</w:t>
      </w:r>
      <w:proofErr w:type="gramEnd"/>
      <w:r>
        <w:t xml:space="preserve"> Global </w:t>
      </w:r>
      <w:proofErr w:type="spellStart"/>
      <w:r>
        <w:t>phylogeography</w:t>
      </w:r>
      <w:proofErr w:type="spellEnd"/>
      <w:r>
        <w:t xml:space="preserve"> and ancient evolution of the widespread human gut virus </w:t>
      </w:r>
      <w:proofErr w:type="spellStart"/>
      <w:r>
        <w:t>crAssphage</w:t>
      </w:r>
      <w:proofErr w:type="spellEnd"/>
      <w:r>
        <w:t>.</w:t>
      </w:r>
      <w:r>
        <w:rPr>
          <w:i/>
        </w:rPr>
        <w:t xml:space="preserve"> Nature Microbiology </w:t>
      </w:r>
      <w:r>
        <w:t xml:space="preserve">4, 1727–1736. </w:t>
      </w:r>
      <w:r>
        <w:rPr>
          <w:b/>
        </w:rPr>
        <w:t>2019</w:t>
      </w:r>
      <w:r>
        <w:t>. https://doi.org/10.1038/s41564-019-0494-6</w:t>
      </w:r>
    </w:p>
    <w:p w14:paraId="00000070" w14:textId="77777777" w:rsidR="00EC67FD" w:rsidRDefault="00386A43">
      <w:pPr>
        <w:ind w:left="360" w:hanging="720"/>
      </w:pPr>
      <w:proofErr w:type="spellStart"/>
      <w:r>
        <w:t>Effantin</w:t>
      </w:r>
      <w:proofErr w:type="spellEnd"/>
      <w:r>
        <w:t xml:space="preserve">, G., Boulanger, P., Neumann, E., </w:t>
      </w:r>
      <w:proofErr w:type="spellStart"/>
      <w:r>
        <w:t>Letellier</w:t>
      </w:r>
      <w:proofErr w:type="spellEnd"/>
      <w:r>
        <w:t xml:space="preserve">, L., Conway, J. F., Bacteriophage T5 structure reveals similarities with HK97 and T4 suggesting evolutionary relationships. </w:t>
      </w:r>
      <w:r>
        <w:rPr>
          <w:i/>
        </w:rPr>
        <w:t>J. Mol. Biol.</w:t>
      </w:r>
      <w:r>
        <w:t xml:space="preserve">, 361, 993–1002. </w:t>
      </w:r>
      <w:r>
        <w:rPr>
          <w:b/>
        </w:rPr>
        <w:t>2006.</w:t>
      </w:r>
      <w:r>
        <w:t xml:space="preserve"> https://doi.org/10.1016/j.jmb.2006.06.081</w:t>
      </w:r>
    </w:p>
    <w:p w14:paraId="00000071" w14:textId="77777777" w:rsidR="00EC67FD" w:rsidRDefault="00386A43">
      <w:pPr>
        <w:ind w:left="360" w:hanging="720"/>
      </w:pPr>
      <w:proofErr w:type="spellStart"/>
      <w:r>
        <w:t>Effantin</w:t>
      </w:r>
      <w:proofErr w:type="spellEnd"/>
      <w:r>
        <w:t>, G., Figueroa-</w:t>
      </w:r>
      <w:proofErr w:type="spellStart"/>
      <w:r>
        <w:t>Bossi</w:t>
      </w:r>
      <w:proofErr w:type="spellEnd"/>
      <w:r>
        <w:t xml:space="preserve">, N., </w:t>
      </w:r>
      <w:proofErr w:type="spellStart"/>
      <w:r>
        <w:t>Schoehn</w:t>
      </w:r>
      <w:proofErr w:type="spellEnd"/>
      <w:r>
        <w:t xml:space="preserve">, G., </w:t>
      </w:r>
      <w:proofErr w:type="spellStart"/>
      <w:r>
        <w:t>Bossi</w:t>
      </w:r>
      <w:proofErr w:type="spellEnd"/>
      <w:r>
        <w:t xml:space="preserve">, L., Conway, J.F., The tripartite capsid gene of Salmonella phage Gifsy-2 yields a capsid assembly pathway engaging features from HK97 and lambda. </w:t>
      </w:r>
      <w:r>
        <w:rPr>
          <w:i/>
        </w:rPr>
        <w:t>Virology</w:t>
      </w:r>
      <w:r>
        <w:t xml:space="preserve">, 402, 355–365. </w:t>
      </w:r>
      <w:r>
        <w:rPr>
          <w:b/>
        </w:rPr>
        <w:t>2010.</w:t>
      </w:r>
      <w:r>
        <w:t xml:space="preserve"> https://doi.org/10.1016/j.virol.2010.03.041</w:t>
      </w:r>
    </w:p>
    <w:p w14:paraId="00000072" w14:textId="77777777" w:rsidR="00EC67FD" w:rsidRDefault="00386A43">
      <w:pPr>
        <w:ind w:left="360" w:hanging="720"/>
      </w:pPr>
      <w:proofErr w:type="spellStart"/>
      <w:r>
        <w:t>Effantin</w:t>
      </w:r>
      <w:proofErr w:type="spellEnd"/>
      <w:r>
        <w:t xml:space="preserve">, G., Hamasaki, R., Kawasaki, T., </w:t>
      </w:r>
      <w:proofErr w:type="spellStart"/>
      <w:r>
        <w:t>Bacia</w:t>
      </w:r>
      <w:proofErr w:type="spellEnd"/>
      <w:r>
        <w:t xml:space="preserve">, M., </w:t>
      </w:r>
      <w:proofErr w:type="spellStart"/>
      <w:r>
        <w:t>Moriscot</w:t>
      </w:r>
      <w:proofErr w:type="spellEnd"/>
      <w:r>
        <w:t xml:space="preserve">, C., </w:t>
      </w:r>
      <w:proofErr w:type="spellStart"/>
      <w:r>
        <w:t>Weissenhorn</w:t>
      </w:r>
      <w:proofErr w:type="spellEnd"/>
      <w:r>
        <w:t xml:space="preserve">, W., Yamada, T., </w:t>
      </w:r>
      <w:proofErr w:type="spellStart"/>
      <w:r>
        <w:t>Schoehn</w:t>
      </w:r>
      <w:proofErr w:type="spellEnd"/>
      <w:r>
        <w:t xml:space="preserve">, G., Cryo-electron microscopy three-dimensional structure of the jumbo Phage PhiRSL1 infecting the phytopathogen </w:t>
      </w:r>
      <w:proofErr w:type="spellStart"/>
      <w:r>
        <w:t>Ralstonia</w:t>
      </w:r>
      <w:proofErr w:type="spellEnd"/>
      <w:r>
        <w:t xml:space="preserve"> solanacearum. </w:t>
      </w:r>
      <w:r>
        <w:rPr>
          <w:i/>
        </w:rPr>
        <w:t>Structure</w:t>
      </w:r>
      <w:r>
        <w:t xml:space="preserve">, 21, 298–305. </w:t>
      </w:r>
      <w:r>
        <w:rPr>
          <w:b/>
        </w:rPr>
        <w:t>2013.</w:t>
      </w:r>
      <w:r>
        <w:t xml:space="preserve"> https://doi.org/10.1016/j.str.2012.12.017</w:t>
      </w:r>
    </w:p>
    <w:sdt>
      <w:sdtPr>
        <w:tag w:val="goog_rdk_177"/>
        <w:id w:val="1603301775"/>
      </w:sdtPr>
      <w:sdtEndPr/>
      <w:sdtContent>
        <w:p w14:paraId="00000073" w14:textId="77777777" w:rsidR="00EC67FD" w:rsidRDefault="00386A43">
          <w:pPr>
            <w:ind w:left="360" w:hanging="720"/>
            <w:rPr>
              <w:del w:id="1294" w:author="Antoni Luque Santolaria" w:date="2021-11-17T12:29:00Z"/>
            </w:rPr>
          </w:pPr>
          <w:r>
            <w:t xml:space="preserve">Evilevitch, A., The mobility of packaged phage genome controls ejection dynamics. </w:t>
          </w:r>
          <w:proofErr w:type="spellStart"/>
          <w:r>
            <w:rPr>
              <w:i/>
            </w:rPr>
            <w:t>eLife</w:t>
          </w:r>
          <w:proofErr w:type="spellEnd"/>
          <w:r>
            <w:t xml:space="preserve">. </w:t>
          </w:r>
          <w:r>
            <w:rPr>
              <w:b/>
            </w:rPr>
            <w:t>2018</w:t>
          </w:r>
          <w:r>
            <w:t>. https://doi.org/10.7554/eLife.37345</w:t>
          </w:r>
          <w:sdt>
            <w:sdtPr>
              <w:tag w:val="goog_rdk_176"/>
              <w:id w:val="-110673875"/>
            </w:sdtPr>
            <w:sdtEndPr/>
            <w:sdtContent/>
          </w:sdt>
        </w:p>
      </w:sdtContent>
    </w:sdt>
    <w:sdt>
      <w:sdtPr>
        <w:tag w:val="goog_rdk_180"/>
        <w:id w:val="-968277901"/>
      </w:sdtPr>
      <w:sdtEndPr/>
      <w:sdtContent>
        <w:p w14:paraId="00000074" w14:textId="77777777" w:rsidR="00EC67FD" w:rsidRDefault="00CF3DC9">
          <w:pPr>
            <w:ind w:left="360" w:hanging="720"/>
            <w:rPr>
              <w:ins w:id="1295" w:author="Antoni Luque Santolaria" w:date="2021-11-17T12:29:00Z"/>
            </w:rPr>
          </w:pPr>
          <w:sdt>
            <w:sdtPr>
              <w:tag w:val="goog_rdk_179"/>
              <w:id w:val="-816649312"/>
            </w:sdtPr>
            <w:sdtEndPr/>
            <w:sdtContent/>
          </w:sdt>
        </w:p>
      </w:sdtContent>
    </w:sdt>
    <w:p w14:paraId="00000075" w14:textId="77777777" w:rsidR="00EC67FD" w:rsidRDefault="00386A43">
      <w:pPr>
        <w:ind w:left="360" w:hanging="720"/>
      </w:pPr>
      <w:r>
        <w:t xml:space="preserve">Fitzpatrick, A.H., </w:t>
      </w:r>
      <w:proofErr w:type="spellStart"/>
      <w:r>
        <w:t>Rupnik</w:t>
      </w:r>
      <w:proofErr w:type="spellEnd"/>
      <w:r>
        <w:t xml:space="preserve"> A., O'Shea H., </w:t>
      </w:r>
      <w:proofErr w:type="spellStart"/>
      <w:r>
        <w:t>Crispie</w:t>
      </w:r>
      <w:proofErr w:type="spellEnd"/>
      <w:r>
        <w:t xml:space="preserve">, F., </w:t>
      </w:r>
      <w:proofErr w:type="spellStart"/>
      <w:r>
        <w:t>Keaveney</w:t>
      </w:r>
      <w:proofErr w:type="spellEnd"/>
      <w:r>
        <w:t xml:space="preserve">, S., Cotter, </w:t>
      </w:r>
      <w:proofErr w:type="gramStart"/>
      <w:r>
        <w:t>P..</w:t>
      </w:r>
      <w:proofErr w:type="gramEnd"/>
      <w:r>
        <w:t xml:space="preserve"> High Throughput Sequencing for the Detection and Characterization of RNA Viruses. </w:t>
      </w:r>
      <w:r>
        <w:rPr>
          <w:i/>
        </w:rPr>
        <w:t>Frontiers in Microbiology,</w:t>
      </w:r>
      <w:r>
        <w:t xml:space="preserve"> 12, 190. </w:t>
      </w:r>
      <w:r>
        <w:rPr>
          <w:b/>
        </w:rPr>
        <w:t>2021</w:t>
      </w:r>
      <w:r>
        <w:t>. https://doi.org/10.3389/fmicb.2021.621719</w:t>
      </w:r>
    </w:p>
    <w:p w14:paraId="00000076" w14:textId="77777777" w:rsidR="00EC67FD" w:rsidRDefault="00386A43">
      <w:pPr>
        <w:ind w:left="360" w:hanging="720"/>
      </w:pPr>
      <w:r>
        <w:t xml:space="preserve">Fokine A. &amp; Rossman </w:t>
      </w:r>
      <w:proofErr w:type="gramStart"/>
      <w:r>
        <w:t>M.G..</w:t>
      </w:r>
      <w:proofErr w:type="gramEnd"/>
      <w:r>
        <w:t xml:space="preserve"> Molecular architecture of tailed double-stranded DNA phages. </w:t>
      </w:r>
      <w:r>
        <w:rPr>
          <w:i/>
        </w:rPr>
        <w:t>Bacteriophage,</w:t>
      </w:r>
      <w:r>
        <w:t xml:space="preserve"> 4(1), </w:t>
      </w:r>
      <w:r>
        <w:rPr>
          <w:b/>
        </w:rPr>
        <w:t>2014</w:t>
      </w:r>
      <w:r>
        <w:t>. https://doi.org/10.4161/bact.28281</w:t>
      </w:r>
    </w:p>
    <w:p w14:paraId="00000077" w14:textId="77777777" w:rsidR="00EC67FD" w:rsidRDefault="00386A43">
      <w:pPr>
        <w:ind w:left="360" w:hanging="720"/>
      </w:pPr>
      <w:r>
        <w:lastRenderedPageBreak/>
        <w:t xml:space="preserve">Fokine, A., </w:t>
      </w:r>
      <w:proofErr w:type="spellStart"/>
      <w:r>
        <w:t>Kostyuchenko</w:t>
      </w:r>
      <w:proofErr w:type="spellEnd"/>
      <w:r>
        <w:t xml:space="preserve">, V. A., </w:t>
      </w:r>
      <w:proofErr w:type="spellStart"/>
      <w:r>
        <w:t>Efimov</w:t>
      </w:r>
      <w:proofErr w:type="spellEnd"/>
      <w:r>
        <w:t xml:space="preserve">, A. V., </w:t>
      </w:r>
      <w:proofErr w:type="spellStart"/>
      <w:r>
        <w:t>Kurochkina</w:t>
      </w:r>
      <w:proofErr w:type="spellEnd"/>
      <w:r>
        <w:t xml:space="preserve">, L. P., </w:t>
      </w:r>
      <w:proofErr w:type="spellStart"/>
      <w:r>
        <w:t>Sykilinda</w:t>
      </w:r>
      <w:proofErr w:type="spellEnd"/>
      <w:r>
        <w:t xml:space="preserve">, N. N., Robben, J., </w:t>
      </w:r>
      <w:proofErr w:type="spellStart"/>
      <w:r>
        <w:t>Volckaert</w:t>
      </w:r>
      <w:proofErr w:type="spellEnd"/>
      <w:r>
        <w:t xml:space="preserve">, G., </w:t>
      </w:r>
      <w:proofErr w:type="spellStart"/>
      <w:r>
        <w:t>Hoenger</w:t>
      </w:r>
      <w:proofErr w:type="spellEnd"/>
      <w:r>
        <w:t xml:space="preserve">, A., Chipman, P. R., Battisti, A. J., Rossmann, M. G., </w:t>
      </w:r>
      <w:proofErr w:type="spellStart"/>
      <w:r>
        <w:t>Mesyanzhinov</w:t>
      </w:r>
      <w:proofErr w:type="spellEnd"/>
      <w:r>
        <w:t xml:space="preserve">, V. V., A three-dimensional cryo-electron microscopy structure of the bacteriophage </w:t>
      </w:r>
      <w:proofErr w:type="spellStart"/>
      <w:r>
        <w:t>phiKZ</w:t>
      </w:r>
      <w:proofErr w:type="spellEnd"/>
      <w:r>
        <w:t xml:space="preserve"> head. </w:t>
      </w:r>
      <w:r>
        <w:rPr>
          <w:i/>
        </w:rPr>
        <w:t>J. Mol. Biol.</w:t>
      </w:r>
      <w:r>
        <w:t xml:space="preserve">, 352, 117–124. </w:t>
      </w:r>
      <w:r>
        <w:rPr>
          <w:b/>
        </w:rPr>
        <w:t>2005</w:t>
      </w:r>
      <w:r>
        <w:t>. https://doi.org/10.1016/j.jmb.2005.07.018</w:t>
      </w:r>
    </w:p>
    <w:p w14:paraId="00000078" w14:textId="77777777" w:rsidR="00EC67FD" w:rsidRDefault="00386A43">
      <w:pPr>
        <w:ind w:left="360" w:hanging="720"/>
      </w:pPr>
      <w:r>
        <w:t xml:space="preserve">Gabler F, Nam SZ, Till S, </w:t>
      </w:r>
      <w:proofErr w:type="spellStart"/>
      <w:r>
        <w:t>Mirdita</w:t>
      </w:r>
      <w:proofErr w:type="spellEnd"/>
      <w:r>
        <w:t xml:space="preserve"> M, </w:t>
      </w:r>
      <w:proofErr w:type="spellStart"/>
      <w:r>
        <w:t>Steinegger</w:t>
      </w:r>
      <w:proofErr w:type="spellEnd"/>
      <w:r>
        <w:t xml:space="preserve"> M, </w:t>
      </w:r>
      <w:proofErr w:type="spellStart"/>
      <w:r>
        <w:t>Söding</w:t>
      </w:r>
      <w:proofErr w:type="spellEnd"/>
      <w:r>
        <w:t xml:space="preserve"> J, </w:t>
      </w:r>
      <w:proofErr w:type="spellStart"/>
      <w:r>
        <w:t>Lupas</w:t>
      </w:r>
      <w:proofErr w:type="spellEnd"/>
      <w:r>
        <w:t xml:space="preserve"> AN, Alva V., Protein Sequence Analysis Using the MPI Bioinformatics Toolkit. </w:t>
      </w:r>
      <w:proofErr w:type="spellStart"/>
      <w:r>
        <w:rPr>
          <w:i/>
        </w:rPr>
        <w:t>Curr</w:t>
      </w:r>
      <w:proofErr w:type="spellEnd"/>
      <w:r>
        <w:rPr>
          <w:i/>
        </w:rPr>
        <w:t xml:space="preserve"> </w:t>
      </w:r>
      <w:proofErr w:type="spellStart"/>
      <w:r>
        <w:rPr>
          <w:i/>
        </w:rPr>
        <w:t>Protoc</w:t>
      </w:r>
      <w:proofErr w:type="spellEnd"/>
      <w:r>
        <w:rPr>
          <w:i/>
        </w:rPr>
        <w:t xml:space="preserve"> Bioinformatics</w:t>
      </w:r>
      <w:proofErr w:type="gramStart"/>
      <w:r>
        <w:rPr>
          <w:i/>
        </w:rPr>
        <w:t>.,</w:t>
      </w:r>
      <w:r>
        <w:t>Dec</w:t>
      </w:r>
      <w:proofErr w:type="gramEnd"/>
      <w:r>
        <w:t xml:space="preserve">;72(1):e108. </w:t>
      </w:r>
      <w:r>
        <w:rPr>
          <w:b/>
        </w:rPr>
        <w:t>2020</w:t>
      </w:r>
      <w:r>
        <w:t xml:space="preserve"> https://doi.org/10.1002/cpbi.108</w:t>
      </w:r>
    </w:p>
    <w:p w14:paraId="00000079" w14:textId="77777777" w:rsidR="00EC67FD" w:rsidRDefault="00386A43">
      <w:pPr>
        <w:ind w:left="360" w:hanging="720"/>
      </w:pPr>
      <w:r>
        <w:t xml:space="preserve">Gan L, </w:t>
      </w:r>
      <w:proofErr w:type="spellStart"/>
      <w:r>
        <w:t>Speir</w:t>
      </w:r>
      <w:proofErr w:type="spellEnd"/>
      <w:r>
        <w:t xml:space="preserve"> JA, Conway JF, Lander G, Cheng N, </w:t>
      </w:r>
      <w:proofErr w:type="spellStart"/>
      <w:r>
        <w:t>Firek</w:t>
      </w:r>
      <w:proofErr w:type="spellEnd"/>
      <w:r>
        <w:t xml:space="preserve"> BA, Hendrix RW, Duda RL, </w:t>
      </w:r>
      <w:proofErr w:type="spellStart"/>
      <w:r>
        <w:t>Liljas</w:t>
      </w:r>
      <w:proofErr w:type="spellEnd"/>
      <w:r>
        <w:t xml:space="preserve"> L, Johnson JE. Capsid conformational sampling in HK97 maturation visualized by X-ray crystallography and cryo-EM. </w:t>
      </w:r>
      <w:r>
        <w:rPr>
          <w:i/>
        </w:rPr>
        <w:t>Structure</w:t>
      </w:r>
      <w:r>
        <w:t xml:space="preserve">, 14:1655-65. </w:t>
      </w:r>
      <w:r>
        <w:rPr>
          <w:b/>
        </w:rPr>
        <w:t>2006.</w:t>
      </w:r>
      <w:r>
        <w:t xml:space="preserve"> https://doi.org/10.1016/j.str.2006.09.006 </w:t>
      </w:r>
    </w:p>
    <w:p w14:paraId="0000007A" w14:textId="77777777" w:rsidR="00EC67FD" w:rsidRDefault="00386A43">
      <w:pPr>
        <w:ind w:left="360" w:hanging="720"/>
      </w:pPr>
      <w:proofErr w:type="spellStart"/>
      <w:r>
        <w:t>Gertsman</w:t>
      </w:r>
      <w:proofErr w:type="spellEnd"/>
      <w:r>
        <w:t xml:space="preserve">, I., Gan, L., Guttman, M., Lee, K., </w:t>
      </w:r>
      <w:proofErr w:type="spellStart"/>
      <w:r>
        <w:t>Speir</w:t>
      </w:r>
      <w:proofErr w:type="spellEnd"/>
      <w:r>
        <w:t xml:space="preserve">, J. A., Duda, R. L., Hendrix, R. W., Komives, E. A., Johnson, J. E., An unexpected twist in viral capsid maturation. </w:t>
      </w:r>
      <w:r>
        <w:rPr>
          <w:i/>
        </w:rPr>
        <w:t>Nature</w:t>
      </w:r>
      <w:r>
        <w:t>,</w:t>
      </w:r>
      <w:r>
        <w:rPr>
          <w:b/>
        </w:rPr>
        <w:t xml:space="preserve"> </w:t>
      </w:r>
      <w:r>
        <w:t xml:space="preserve">458, 646–650. </w:t>
      </w:r>
      <w:r>
        <w:rPr>
          <w:b/>
        </w:rPr>
        <w:t>2009.</w:t>
      </w:r>
      <w:r>
        <w:t xml:space="preserve"> https://doi.org/10.1038/nature07686</w:t>
      </w:r>
    </w:p>
    <w:p w14:paraId="0000007B" w14:textId="77777777" w:rsidR="00EC67FD" w:rsidRDefault="00386A43">
      <w:pPr>
        <w:ind w:left="360" w:hanging="720"/>
      </w:pPr>
      <w:r>
        <w:t xml:space="preserve">Gipson, P., Baker, M. L., </w:t>
      </w:r>
      <w:proofErr w:type="spellStart"/>
      <w:r>
        <w:t>Raytcheva</w:t>
      </w:r>
      <w:proofErr w:type="spellEnd"/>
      <w:r>
        <w:t xml:space="preserve">, D., </w:t>
      </w:r>
      <w:proofErr w:type="spellStart"/>
      <w:r>
        <w:t>Haase-Pettingell</w:t>
      </w:r>
      <w:proofErr w:type="spellEnd"/>
      <w:r>
        <w:t xml:space="preserve">, C., </w:t>
      </w:r>
      <w:proofErr w:type="spellStart"/>
      <w:r>
        <w:t>Piret</w:t>
      </w:r>
      <w:proofErr w:type="spellEnd"/>
      <w:r>
        <w:t xml:space="preserve">, J., King, J. A., Chiu, W., Protruding knob-like proteins violate local symmetries in an icosahedral marine virus. </w:t>
      </w:r>
      <w:r>
        <w:rPr>
          <w:i/>
        </w:rPr>
        <w:t xml:space="preserve">Nat. </w:t>
      </w:r>
      <w:proofErr w:type="spellStart"/>
      <w:r>
        <w:rPr>
          <w:i/>
        </w:rPr>
        <w:t>Commun</w:t>
      </w:r>
      <w:proofErr w:type="spellEnd"/>
      <w:r>
        <w:t xml:space="preserve">, 5, 4278. </w:t>
      </w:r>
      <w:r>
        <w:rPr>
          <w:b/>
        </w:rPr>
        <w:t>2014.</w:t>
      </w:r>
      <w:r>
        <w:t xml:space="preserve"> https://doi.org/10.1038/ncomms5278</w:t>
      </w:r>
    </w:p>
    <w:p w14:paraId="0000007C" w14:textId="77777777" w:rsidR="00EC67FD" w:rsidRDefault="00386A43">
      <w:pPr>
        <w:ind w:left="360" w:hanging="720"/>
      </w:pPr>
      <w:r>
        <w:t xml:space="preserve">Gregory, A.C., </w:t>
      </w:r>
      <w:proofErr w:type="spellStart"/>
      <w:r>
        <w:t>Zablocki</w:t>
      </w:r>
      <w:proofErr w:type="spellEnd"/>
      <w:r>
        <w:t xml:space="preserve">, O., Ahmed A. Zayed, A.A., Howell, A., Bolduc, B., Sullivan, </w:t>
      </w:r>
      <w:proofErr w:type="gramStart"/>
      <w:r>
        <w:t>M.B..</w:t>
      </w:r>
      <w:proofErr w:type="gramEnd"/>
      <w:r>
        <w:t xml:space="preserve"> The Gut </w:t>
      </w:r>
      <w:proofErr w:type="spellStart"/>
      <w:r>
        <w:t>Virome</w:t>
      </w:r>
      <w:proofErr w:type="spellEnd"/>
      <w:r>
        <w:t xml:space="preserve"> Database Reveals Age-Dependent Patterns of </w:t>
      </w:r>
      <w:proofErr w:type="spellStart"/>
      <w:r>
        <w:t>Virome</w:t>
      </w:r>
      <w:proofErr w:type="spellEnd"/>
      <w:r>
        <w:t xml:space="preserve"> Diversity in the Human Gut. </w:t>
      </w:r>
      <w:r>
        <w:rPr>
          <w:i/>
        </w:rPr>
        <w:t>Cell Host &amp; Microbe</w:t>
      </w:r>
      <w:r>
        <w:t xml:space="preserve">, 28(5) P724-740.E8. </w:t>
      </w:r>
      <w:r>
        <w:rPr>
          <w:b/>
        </w:rPr>
        <w:t>2020</w:t>
      </w:r>
      <w:r>
        <w:t>. https://doi.org/10.1016/j.chom.2020.08.003</w:t>
      </w:r>
    </w:p>
    <w:p w14:paraId="0000007D" w14:textId="77777777" w:rsidR="00EC67FD" w:rsidRDefault="00386A43">
      <w:pPr>
        <w:ind w:left="360" w:hanging="720"/>
      </w:pPr>
      <w:r>
        <w:t xml:space="preserve">Gonzalez, B., Monroe, L., Li, K., Yan, R., Wright, E., Walter, T., </w:t>
      </w:r>
      <w:proofErr w:type="spellStart"/>
      <w:r>
        <w:t>Kihara</w:t>
      </w:r>
      <w:proofErr w:type="spellEnd"/>
      <w:r>
        <w:t xml:space="preserve">, D., Weintraub, S.T., Thomas, J.A., Serwer, P., Jiang, </w:t>
      </w:r>
      <w:proofErr w:type="gramStart"/>
      <w:r>
        <w:t>W..</w:t>
      </w:r>
      <w:proofErr w:type="gramEnd"/>
      <w:r>
        <w:t xml:space="preserve"> Phage G structure at 6.1 Å resolution, condensed DNA, and host identity revision to a </w:t>
      </w:r>
      <w:proofErr w:type="spellStart"/>
      <w:r>
        <w:rPr>
          <w:i/>
        </w:rPr>
        <w:t>Lysinibacillus</w:t>
      </w:r>
      <w:proofErr w:type="spellEnd"/>
      <w:r>
        <w:rPr>
          <w:i/>
        </w:rPr>
        <w:t>. Journal of Molecular Biology</w:t>
      </w:r>
      <w:r>
        <w:t xml:space="preserve">, 432(14): 4139–4153. </w:t>
      </w:r>
      <w:r>
        <w:rPr>
          <w:b/>
        </w:rPr>
        <w:t>2020</w:t>
      </w:r>
      <w:r>
        <w:t>. https://doi.org/10.1016/j.jmb.2020.05.016</w:t>
      </w:r>
    </w:p>
    <w:p w14:paraId="0000007E" w14:textId="77777777" w:rsidR="00EC67FD" w:rsidRDefault="00386A43">
      <w:pPr>
        <w:ind w:left="360" w:hanging="720"/>
      </w:pPr>
      <w:r>
        <w:t xml:space="preserve">Grose, J. H., </w:t>
      </w:r>
      <w:proofErr w:type="spellStart"/>
      <w:r>
        <w:t>Belnap</w:t>
      </w:r>
      <w:proofErr w:type="spellEnd"/>
      <w:r>
        <w:t xml:space="preserve">, D. M., Jensen, J. D., Mathis, A. D., Prince, J. T., Merrill, B. D., Burnett, S. H., Breakwell, D. P., The genomes, proteomes, and structures of three novel phages that infect the Bacillus cereus group and carry putative virulence factors. </w:t>
      </w:r>
      <w:r>
        <w:rPr>
          <w:i/>
        </w:rPr>
        <w:t xml:space="preserve">J. </w:t>
      </w:r>
      <w:proofErr w:type="spellStart"/>
      <w:r>
        <w:rPr>
          <w:i/>
        </w:rPr>
        <w:t>Virol</w:t>
      </w:r>
      <w:proofErr w:type="spellEnd"/>
      <w:r>
        <w:t>, 88, 11846–11860</w:t>
      </w:r>
      <w:r>
        <w:rPr>
          <w:i/>
        </w:rPr>
        <w:t>.</w:t>
      </w:r>
      <w:r>
        <w:t xml:space="preserve"> </w:t>
      </w:r>
      <w:r>
        <w:rPr>
          <w:b/>
        </w:rPr>
        <w:t>2014.</w:t>
      </w:r>
      <w:r>
        <w:t xml:space="preserve">  https://doi.org/10.1128/JVI.01364-14</w:t>
      </w:r>
    </w:p>
    <w:p w14:paraId="0000007F" w14:textId="77777777" w:rsidR="00EC67FD" w:rsidRDefault="00386A43">
      <w:pPr>
        <w:ind w:left="360" w:hanging="720"/>
      </w:pPr>
      <w:r>
        <w:t xml:space="preserve">Guo, F., Liu, Z., Fang, P., Zhang, Q., Wright, E. T., Wu, W., Zhang, C., </w:t>
      </w:r>
      <w:proofErr w:type="spellStart"/>
      <w:r>
        <w:t>Vago</w:t>
      </w:r>
      <w:proofErr w:type="spellEnd"/>
      <w:r>
        <w:t xml:space="preserve">, F., Ren, Y., </w:t>
      </w:r>
      <w:proofErr w:type="spellStart"/>
      <w:r>
        <w:t>Jakana</w:t>
      </w:r>
      <w:proofErr w:type="spellEnd"/>
      <w:r>
        <w:t xml:space="preserve">, J., Chiu, W., Serwer, P., Jiang, W., Capsid expansion mechanism of bacteriophage T7 revealed by multistate atomic models derived from cryo-EM reconstructions, </w:t>
      </w:r>
      <w:r>
        <w:rPr>
          <w:i/>
        </w:rPr>
        <w:t>Proc. Natl. Acad. Sci.</w:t>
      </w:r>
      <w:r>
        <w:t xml:space="preserve">, 111 (43), E4606-E4614. </w:t>
      </w:r>
      <w:r>
        <w:rPr>
          <w:b/>
        </w:rPr>
        <w:t>2014.</w:t>
      </w:r>
      <w:r>
        <w:t xml:space="preserve"> https://doi.org/10.1073/pnas.1407020111</w:t>
      </w:r>
    </w:p>
    <w:p w14:paraId="00000080" w14:textId="77777777" w:rsidR="00EC67FD" w:rsidRDefault="00386A43">
      <w:pPr>
        <w:ind w:left="360" w:hanging="720"/>
      </w:pPr>
      <w:r>
        <w:t xml:space="preserve">Harris, C.R., Millman, K.J., van der Walt, S.J. et al. Array programming with NumPy. </w:t>
      </w:r>
      <w:r>
        <w:rPr>
          <w:i/>
        </w:rPr>
        <w:t>Nature</w:t>
      </w:r>
      <w:r>
        <w:rPr>
          <w:b/>
        </w:rPr>
        <w:t>,</w:t>
      </w:r>
      <w:r>
        <w:t xml:space="preserve"> 585, 357–362.</w:t>
      </w:r>
      <w:r>
        <w:rPr>
          <w:i/>
        </w:rPr>
        <w:t xml:space="preserve"> </w:t>
      </w:r>
      <w:r>
        <w:rPr>
          <w:b/>
        </w:rPr>
        <w:t>2020.</w:t>
      </w:r>
      <w:r>
        <w:t xml:space="preserve"> https://doi.org/10.1038/s41586-020-2649-2</w:t>
      </w:r>
    </w:p>
    <w:p w14:paraId="00000081" w14:textId="77777777" w:rsidR="00EC67FD" w:rsidRDefault="00386A43">
      <w:pPr>
        <w:ind w:left="360" w:hanging="720"/>
      </w:pPr>
      <w:proofErr w:type="spellStart"/>
      <w:r>
        <w:t>Helgstrand</w:t>
      </w:r>
      <w:proofErr w:type="spellEnd"/>
      <w:r>
        <w:t xml:space="preserve">, C., Wikoff, W. R., Duda, R. L., Hendrix, R.W., Johnson, J. E., </w:t>
      </w:r>
      <w:proofErr w:type="spellStart"/>
      <w:r>
        <w:t>Liljas</w:t>
      </w:r>
      <w:proofErr w:type="spellEnd"/>
      <w:r>
        <w:t xml:space="preserve">, L., The Refined Structure of a Protein </w:t>
      </w:r>
      <w:proofErr w:type="spellStart"/>
      <w:r>
        <w:t>Catenane</w:t>
      </w:r>
      <w:proofErr w:type="spellEnd"/>
      <w:r>
        <w:t xml:space="preserve">: The HK97 Bacteriophage Capsid at 3.44Å Resolution. </w:t>
      </w:r>
      <w:r>
        <w:rPr>
          <w:i/>
        </w:rPr>
        <w:t xml:space="preserve">Journal of Molecular </w:t>
      </w:r>
      <w:proofErr w:type="gramStart"/>
      <w:r>
        <w:rPr>
          <w:i/>
        </w:rPr>
        <w:t>Biology</w:t>
      </w:r>
      <w:r>
        <w:t>,,</w:t>
      </w:r>
      <w:proofErr w:type="gramEnd"/>
      <w:r>
        <w:t xml:space="preserve"> Volume 334, Issue 5, 885-899. </w:t>
      </w:r>
      <w:r>
        <w:rPr>
          <w:b/>
        </w:rPr>
        <w:t>2003</w:t>
      </w:r>
      <w:r>
        <w:t>. https://doi.org/10.1016/j.jmb.2003.09.035</w:t>
      </w:r>
    </w:p>
    <w:p w14:paraId="00000082" w14:textId="77777777" w:rsidR="00EC67FD" w:rsidRDefault="00386A43">
      <w:pPr>
        <w:ind w:left="360" w:hanging="720"/>
      </w:pPr>
      <w:r>
        <w:t xml:space="preserve">Hildebrand A., </w:t>
      </w:r>
      <w:proofErr w:type="spellStart"/>
      <w:r>
        <w:t>Remmert</w:t>
      </w:r>
      <w:proofErr w:type="spellEnd"/>
      <w:r>
        <w:t xml:space="preserve"> M., </w:t>
      </w:r>
      <w:proofErr w:type="spellStart"/>
      <w:r>
        <w:t>Biegert</w:t>
      </w:r>
      <w:proofErr w:type="spellEnd"/>
      <w:r>
        <w:t xml:space="preserve"> A., </w:t>
      </w:r>
      <w:proofErr w:type="spellStart"/>
      <w:r>
        <w:t>Söding</w:t>
      </w:r>
      <w:proofErr w:type="spellEnd"/>
      <w:r>
        <w:t xml:space="preserve"> J., Fast and accurate automatic structure prediction with </w:t>
      </w:r>
      <w:proofErr w:type="spellStart"/>
      <w:r>
        <w:t>HHpred</w:t>
      </w:r>
      <w:proofErr w:type="spellEnd"/>
      <w:r>
        <w:t xml:space="preserve">. </w:t>
      </w:r>
      <w:r>
        <w:rPr>
          <w:i/>
        </w:rPr>
        <w:t>Proteins</w:t>
      </w:r>
      <w:r>
        <w:t xml:space="preserve">, 77 Suppl 9:128-32. </w:t>
      </w:r>
      <w:r>
        <w:rPr>
          <w:b/>
        </w:rPr>
        <w:t>2009</w:t>
      </w:r>
      <w:r>
        <w:t>. https://doi.org/10.1002/prot.22499</w:t>
      </w:r>
    </w:p>
    <w:p w14:paraId="00000083" w14:textId="77777777" w:rsidR="00EC67FD" w:rsidRDefault="00386A43">
      <w:pPr>
        <w:ind w:left="360" w:hanging="720"/>
      </w:pPr>
      <w:r>
        <w:t xml:space="preserve">Ho, Tin Kam. Random Decision Forests. </w:t>
      </w:r>
      <w:r>
        <w:rPr>
          <w:i/>
        </w:rPr>
        <w:t>Proceedings of the 3rd International Conference on Document Analysis and Recognition, Montreal, QC,</w:t>
      </w:r>
      <w:r>
        <w:t xml:space="preserve"> pp. 278–282. August </w:t>
      </w:r>
      <w:r>
        <w:rPr>
          <w:b/>
        </w:rPr>
        <w:t>1995</w:t>
      </w:r>
      <w:r>
        <w:t>.</w:t>
      </w:r>
    </w:p>
    <w:p w14:paraId="00000084" w14:textId="77777777" w:rsidR="00EC67FD" w:rsidRDefault="00386A43">
      <w:pPr>
        <w:pBdr>
          <w:top w:val="nil"/>
          <w:left w:val="nil"/>
          <w:bottom w:val="nil"/>
          <w:right w:val="nil"/>
          <w:between w:val="nil"/>
        </w:pBdr>
        <w:ind w:left="360" w:hanging="720"/>
      </w:pPr>
      <w:r>
        <w:t>Howard-</w:t>
      </w:r>
      <w:proofErr w:type="spellStart"/>
      <w:r>
        <w:t>Varona</w:t>
      </w:r>
      <w:proofErr w:type="spellEnd"/>
      <w:r>
        <w:t xml:space="preserve">, C.; Hargreaves, K.R; </w:t>
      </w:r>
      <w:proofErr w:type="spellStart"/>
      <w:r>
        <w:t>Abedon</w:t>
      </w:r>
      <w:proofErr w:type="spellEnd"/>
      <w:r>
        <w:t xml:space="preserve">, S.T; Sullivan, </w:t>
      </w:r>
      <w:proofErr w:type="gramStart"/>
      <w:r>
        <w:t>M.B..</w:t>
      </w:r>
      <w:proofErr w:type="gramEnd"/>
      <w:r>
        <w:t xml:space="preserve"> Lysogeny in nature: mechanisms, </w:t>
      </w:r>
      <w:proofErr w:type="gramStart"/>
      <w:r>
        <w:t>impact</w:t>
      </w:r>
      <w:proofErr w:type="gramEnd"/>
      <w:r>
        <w:t xml:space="preserve"> and ecology of temperate phages. </w:t>
      </w:r>
      <w:r>
        <w:rPr>
          <w:i/>
        </w:rPr>
        <w:t>The ISME Journal</w:t>
      </w:r>
      <w:r>
        <w:t xml:space="preserve">, 11, 1511–1520. </w:t>
      </w:r>
      <w:r>
        <w:rPr>
          <w:b/>
        </w:rPr>
        <w:t>2017</w:t>
      </w:r>
      <w:r>
        <w:t>. doi:10.1038/ismej.2017.16</w:t>
      </w:r>
    </w:p>
    <w:p w14:paraId="00000085" w14:textId="77777777" w:rsidR="00EC67FD" w:rsidRDefault="00386A43">
      <w:pPr>
        <w:pBdr>
          <w:top w:val="nil"/>
          <w:left w:val="nil"/>
          <w:bottom w:val="nil"/>
          <w:right w:val="nil"/>
          <w:between w:val="nil"/>
        </w:pBdr>
        <w:ind w:left="360" w:hanging="720"/>
        <w:rPr>
          <w:color w:val="000000"/>
        </w:rPr>
      </w:pPr>
      <w:r>
        <w:rPr>
          <w:color w:val="000000"/>
        </w:rPr>
        <w:lastRenderedPageBreak/>
        <w:t xml:space="preserve">Hua J., </w:t>
      </w:r>
      <w:proofErr w:type="spellStart"/>
      <w:r>
        <w:rPr>
          <w:color w:val="000000"/>
        </w:rPr>
        <w:t>Huet</w:t>
      </w:r>
      <w:proofErr w:type="spellEnd"/>
      <w:r>
        <w:rPr>
          <w:color w:val="000000"/>
        </w:rPr>
        <w:t xml:space="preserve"> A., Lopez, C. A., </w:t>
      </w:r>
      <w:proofErr w:type="spellStart"/>
      <w:r>
        <w:rPr>
          <w:color w:val="000000"/>
        </w:rPr>
        <w:t>Toropova</w:t>
      </w:r>
      <w:proofErr w:type="spellEnd"/>
      <w:r>
        <w:rPr>
          <w:color w:val="000000"/>
        </w:rPr>
        <w:t xml:space="preserve">, K., Pope, W. H., Duda, R. L., Hendrix, R. W. &amp; Conway, J. F. Capsids and Genomes of Jumbo-Sized Bacteriophages Reveal the Evolutionary Reach of the HK97 Fold. </w:t>
      </w:r>
      <w:r>
        <w:rPr>
          <w:i/>
          <w:color w:val="000000"/>
        </w:rPr>
        <w:t>mBio</w:t>
      </w:r>
      <w:r>
        <w:t xml:space="preserve">, </w:t>
      </w:r>
      <w:r>
        <w:rPr>
          <w:i/>
        </w:rPr>
        <w:t>8</w:t>
      </w:r>
      <w:r>
        <w:t xml:space="preserve"> (5).</w:t>
      </w:r>
      <w:r>
        <w:rPr>
          <w:color w:val="000000"/>
        </w:rPr>
        <w:t xml:space="preserve"> </w:t>
      </w:r>
      <w:r>
        <w:rPr>
          <w:b/>
          <w:color w:val="000000"/>
        </w:rPr>
        <w:t>2017.</w:t>
      </w:r>
      <w:r>
        <w:rPr>
          <w:color w:val="000000"/>
        </w:rPr>
        <w:t xml:space="preserve"> https://doi.org/10.1128/mBio.01579-17.</w:t>
      </w:r>
    </w:p>
    <w:p w14:paraId="00000086" w14:textId="77777777" w:rsidR="00EC67FD" w:rsidRDefault="00386A43">
      <w:pPr>
        <w:ind w:left="360" w:hanging="720"/>
      </w:pPr>
      <w:r>
        <w:t xml:space="preserve">Hua, J., </w:t>
      </w:r>
      <w:r>
        <w:rPr>
          <w:i/>
        </w:rPr>
        <w:t>Capsid Structure and DNA Packing in Jumbo Bacteriophages</w:t>
      </w:r>
      <w:r>
        <w:t xml:space="preserve">, University of Pittsburgh, </w:t>
      </w:r>
      <w:proofErr w:type="gramStart"/>
      <w:r>
        <w:rPr>
          <w:b/>
        </w:rPr>
        <w:t>2016</w:t>
      </w:r>
      <w:r>
        <w:t>,  http://d-scholarship.pitt.edu/27666/</w:t>
      </w:r>
      <w:proofErr w:type="gramEnd"/>
    </w:p>
    <w:p w14:paraId="00000087" w14:textId="77777777" w:rsidR="00EC67FD" w:rsidRDefault="00386A43">
      <w:pPr>
        <w:ind w:left="360" w:hanging="720"/>
      </w:pPr>
      <w:proofErr w:type="spellStart"/>
      <w:r>
        <w:t>Ionel</w:t>
      </w:r>
      <w:proofErr w:type="spellEnd"/>
      <w:r>
        <w:t xml:space="preserve">, A., Velázquez-Muriel, J. A., Luque, D., Cuervo, A., </w:t>
      </w:r>
      <w:proofErr w:type="spellStart"/>
      <w:r>
        <w:t>Castón</w:t>
      </w:r>
      <w:proofErr w:type="spellEnd"/>
      <w:r>
        <w:t xml:space="preserve">, J. R., </w:t>
      </w:r>
      <w:proofErr w:type="spellStart"/>
      <w:r>
        <w:t>Valpuesta</w:t>
      </w:r>
      <w:proofErr w:type="spellEnd"/>
      <w:r>
        <w:t xml:space="preserve">, J. M., Martín-Benito, J., </w:t>
      </w:r>
      <w:proofErr w:type="spellStart"/>
      <w:r>
        <w:t>Carrascosa</w:t>
      </w:r>
      <w:proofErr w:type="spellEnd"/>
      <w:r>
        <w:t xml:space="preserve">, J. L., Molecular Rearrangements Involved in the Capsid Shell Maturation of Bacteriophage T7, </w:t>
      </w:r>
      <w:r>
        <w:rPr>
          <w:i/>
        </w:rPr>
        <w:t>Journal of Biological Chemistry</w:t>
      </w:r>
      <w:r>
        <w:t xml:space="preserve">, Vol 286, Issue 1, 234-242, </w:t>
      </w:r>
      <w:r>
        <w:rPr>
          <w:b/>
        </w:rPr>
        <w:t>2011</w:t>
      </w:r>
      <w:r>
        <w:t xml:space="preserve">. </w:t>
      </w:r>
      <w:hyperlink r:id="rId9">
        <w:r>
          <w:rPr>
            <w:color w:val="1155CC"/>
            <w:u w:val="single"/>
          </w:rPr>
          <w:t>https://doi.org/10.1074/jbc.M110.187211</w:t>
        </w:r>
      </w:hyperlink>
      <w:r>
        <w:t>.</w:t>
      </w:r>
    </w:p>
    <w:p w14:paraId="00000088" w14:textId="77777777" w:rsidR="00EC67FD" w:rsidRDefault="00386A43">
      <w:pPr>
        <w:ind w:left="360" w:hanging="720"/>
      </w:pPr>
      <w:r>
        <w:t xml:space="preserve">Iyer L.M., </w:t>
      </w:r>
      <w:proofErr w:type="spellStart"/>
      <w:r>
        <w:t>Anantharaman</w:t>
      </w:r>
      <w:proofErr w:type="spellEnd"/>
      <w:r>
        <w:t xml:space="preserve"> V., Krishnan A., Burroughs A.M., Aravind </w:t>
      </w:r>
      <w:proofErr w:type="gramStart"/>
      <w:r>
        <w:t>L..</w:t>
      </w:r>
      <w:proofErr w:type="gramEnd"/>
      <w:r>
        <w:t xml:space="preserve"> Jumbo Phages: A Comparative Genomic Overview of Core Functions and Adaptions for Biological Conflicts. </w:t>
      </w:r>
      <w:r>
        <w:rPr>
          <w:i/>
        </w:rPr>
        <w:t>Viruses,</w:t>
      </w:r>
      <w:r>
        <w:t xml:space="preserve"> 13(1):63. </w:t>
      </w:r>
      <w:r>
        <w:rPr>
          <w:b/>
        </w:rPr>
        <w:t>2021</w:t>
      </w:r>
      <w:r>
        <w:t xml:space="preserve">. </w:t>
      </w:r>
      <w:hyperlink r:id="rId10">
        <w:r>
          <w:rPr>
            <w:color w:val="0000FF"/>
            <w:u w:val="single"/>
          </w:rPr>
          <w:t>https://doi.org/10.3390/v13010063</w:t>
        </w:r>
      </w:hyperlink>
    </w:p>
    <w:p w14:paraId="00000089" w14:textId="77777777" w:rsidR="00EC67FD" w:rsidRDefault="00386A43">
      <w:pPr>
        <w:ind w:left="360" w:hanging="720"/>
      </w:pPr>
      <w:r>
        <w:t xml:space="preserve">James G, Witten D, Hastie T, </w:t>
      </w:r>
      <w:proofErr w:type="spellStart"/>
      <w:r>
        <w:t>Tibshirani</w:t>
      </w:r>
      <w:proofErr w:type="spellEnd"/>
      <w:r>
        <w:t xml:space="preserve"> R. An introduction to statistical learning. New York: springer; </w:t>
      </w:r>
      <w:r>
        <w:rPr>
          <w:b/>
        </w:rPr>
        <w:t>2013</w:t>
      </w:r>
      <w:r>
        <w:t xml:space="preserve"> Feb 11.</w:t>
      </w:r>
    </w:p>
    <w:p w14:paraId="0000008A" w14:textId="77777777" w:rsidR="00EC67FD" w:rsidRDefault="00386A43">
      <w:pPr>
        <w:ind w:left="360" w:hanging="720"/>
      </w:pPr>
      <w:r>
        <w:t xml:space="preserve">Jiang, W., Baker, M.L., </w:t>
      </w:r>
      <w:proofErr w:type="spellStart"/>
      <w:r>
        <w:t>Jakana</w:t>
      </w:r>
      <w:proofErr w:type="spellEnd"/>
      <w:r>
        <w:t xml:space="preserve">, J., </w:t>
      </w:r>
      <w:proofErr w:type="spellStart"/>
      <w:r>
        <w:t>Weigele</w:t>
      </w:r>
      <w:proofErr w:type="spellEnd"/>
      <w:r>
        <w:t xml:space="preserve">, P.R., King, J., Chiu, W. Backbone structure of the infectious epsilon 15 virus capsid revealed by electron </w:t>
      </w:r>
      <w:proofErr w:type="spellStart"/>
      <w:r>
        <w:t>cryomicroscopy</w:t>
      </w:r>
      <w:proofErr w:type="spellEnd"/>
      <w:r>
        <w:t xml:space="preserve">. </w:t>
      </w:r>
      <w:r>
        <w:rPr>
          <w:i/>
        </w:rPr>
        <w:t>Nature</w:t>
      </w:r>
      <w:r>
        <w:t xml:space="preserve">, 451,1130–1134. </w:t>
      </w:r>
      <w:r>
        <w:rPr>
          <w:b/>
        </w:rPr>
        <w:t>2008.</w:t>
      </w:r>
      <w:r>
        <w:t xml:space="preserve"> https://doi.org/10.1038/nature06665</w:t>
      </w:r>
    </w:p>
    <w:p w14:paraId="0000008B" w14:textId="77777777" w:rsidR="00EC67FD" w:rsidRDefault="00386A43">
      <w:pPr>
        <w:ind w:left="360" w:hanging="720"/>
      </w:pPr>
      <w:proofErr w:type="spellStart"/>
      <w:r>
        <w:t>Jin</w:t>
      </w:r>
      <w:proofErr w:type="spellEnd"/>
      <w:r>
        <w:t xml:space="preserve">, H., Jiang, Y., Yang, F., Zhang, J., Li, W., Zhou, K., Ju, J., Chen, Y., Zhou, C., Capsid Structure of a Freshwater Cyanophage </w:t>
      </w:r>
      <w:proofErr w:type="spellStart"/>
      <w:r>
        <w:t>Siphoviridae</w:t>
      </w:r>
      <w:proofErr w:type="spellEnd"/>
      <w:r>
        <w:t xml:space="preserve"> Mic1, </w:t>
      </w:r>
      <w:r>
        <w:rPr>
          <w:i/>
        </w:rPr>
        <w:t>Structure</w:t>
      </w:r>
      <w:r>
        <w:t xml:space="preserve">, 27, 1508–1516. </w:t>
      </w:r>
      <w:r>
        <w:rPr>
          <w:b/>
        </w:rPr>
        <w:t>2019.</w:t>
      </w:r>
      <w:r>
        <w:t xml:space="preserve"> https://doi.org/10.1016/j.str.2019.07.003</w:t>
      </w:r>
    </w:p>
    <w:p w14:paraId="0000008C" w14:textId="77777777" w:rsidR="00EC67FD" w:rsidRDefault="00386A43">
      <w:pPr>
        <w:ind w:left="360" w:hanging="720"/>
      </w:pPr>
      <w:r>
        <w:t xml:space="preserve">Joiner, K.L., </w:t>
      </w:r>
      <w:proofErr w:type="spellStart"/>
      <w:r>
        <w:t>Baljon</w:t>
      </w:r>
      <w:proofErr w:type="spellEnd"/>
      <w:r>
        <w:t xml:space="preserve">, A., Barr, J., </w:t>
      </w:r>
      <w:proofErr w:type="spellStart"/>
      <w:r>
        <w:t>Rohwer</w:t>
      </w:r>
      <w:proofErr w:type="spellEnd"/>
      <w:r>
        <w:t xml:space="preserve">, F., &amp; Luque, A. Impact of bacteria motility in the encounter rates with bacteriophage in mucus. </w:t>
      </w:r>
      <w:r>
        <w:rPr>
          <w:i/>
        </w:rPr>
        <w:t>Scientific Reports,</w:t>
      </w:r>
      <w:r>
        <w:t xml:space="preserve"> 9, 16427. </w:t>
      </w:r>
      <w:r>
        <w:rPr>
          <w:b/>
        </w:rPr>
        <w:t>2019</w:t>
      </w:r>
      <w:r>
        <w:t xml:space="preserve">. </w:t>
      </w:r>
      <w:hyperlink r:id="rId11">
        <w:r>
          <w:rPr>
            <w:color w:val="0000FF"/>
            <w:u w:val="single"/>
          </w:rPr>
          <w:t>https://doi.org/10.1038/s41598-019-52794-2</w:t>
        </w:r>
      </w:hyperlink>
    </w:p>
    <w:p w14:paraId="0000008D" w14:textId="77777777" w:rsidR="00EC67FD" w:rsidRDefault="00386A43">
      <w:pPr>
        <w:ind w:left="360" w:hanging="720"/>
      </w:pPr>
      <w:r>
        <w:t xml:space="preserve">Keen E.C., </w:t>
      </w:r>
      <w:proofErr w:type="spellStart"/>
      <w:r>
        <w:t>Bliskovsky</w:t>
      </w:r>
      <w:proofErr w:type="spellEnd"/>
      <w:r>
        <w:t xml:space="preserve"> V.V., </w:t>
      </w:r>
      <w:proofErr w:type="spellStart"/>
      <w:r>
        <w:t>Malagon</w:t>
      </w:r>
      <w:proofErr w:type="spellEnd"/>
      <w:r>
        <w:t xml:space="preserve"> F., Baker J.D., Prince J.S., Klaus J.S. &amp; </w:t>
      </w:r>
      <w:proofErr w:type="spellStart"/>
      <w:r>
        <w:t>Adhya</w:t>
      </w:r>
      <w:proofErr w:type="spellEnd"/>
      <w:r>
        <w:t xml:space="preserve"> S.L. Novel “</w:t>
      </w:r>
      <w:proofErr w:type="spellStart"/>
      <w:r>
        <w:t>superspreader</w:t>
      </w:r>
      <w:proofErr w:type="spellEnd"/>
      <w:r>
        <w:t xml:space="preserve">” bacteriophages promote horizontal gene transfer by transformation. </w:t>
      </w:r>
      <w:r>
        <w:rPr>
          <w:i/>
        </w:rPr>
        <w:t>mBio</w:t>
      </w:r>
      <w:r>
        <w:t xml:space="preserve"> </w:t>
      </w:r>
      <w:proofErr w:type="gramStart"/>
      <w:r>
        <w:t>8,e</w:t>
      </w:r>
      <w:proofErr w:type="gramEnd"/>
      <w:r>
        <w:t xml:space="preserve">02115-16. </w:t>
      </w:r>
      <w:r>
        <w:rPr>
          <w:b/>
        </w:rPr>
        <w:t xml:space="preserve">2017. </w:t>
      </w:r>
      <w:r>
        <w:t>https://doi.org/10.1128/mBio.02115-16</w:t>
      </w:r>
    </w:p>
    <w:p w14:paraId="0000008E" w14:textId="77777777" w:rsidR="00EC67FD" w:rsidRDefault="00386A43">
      <w:pPr>
        <w:ind w:left="360" w:hanging="720"/>
      </w:pPr>
      <w:r>
        <w:t xml:space="preserve">Knowles, B.; Silveira, C. B.; Bailey, B. A.; </w:t>
      </w:r>
      <w:proofErr w:type="spellStart"/>
      <w:r>
        <w:t>Barott</w:t>
      </w:r>
      <w:proofErr w:type="spellEnd"/>
      <w:r>
        <w:t xml:space="preserve">, K.; Cantu, V. A.; Cobián-Güemes, A. G.; Coutinho, F. H.; Dinsdale, E. A.; Felts, B.; </w:t>
      </w:r>
      <w:proofErr w:type="spellStart"/>
      <w:r>
        <w:t>Furby</w:t>
      </w:r>
      <w:proofErr w:type="spellEnd"/>
      <w:r>
        <w:t xml:space="preserve">, K. A.; George, E. E.; Green, K. T.; </w:t>
      </w:r>
      <w:proofErr w:type="spellStart"/>
      <w:r>
        <w:t>Gregoracci</w:t>
      </w:r>
      <w:proofErr w:type="spellEnd"/>
      <w:r>
        <w:t xml:space="preserve">, G. B.; Haas, A. F.; Haggerty, J. M.; Hester, E. R.; </w:t>
      </w:r>
      <w:proofErr w:type="spellStart"/>
      <w:r>
        <w:t>Hisakawa</w:t>
      </w:r>
      <w:proofErr w:type="spellEnd"/>
      <w:r>
        <w:t>, N.; Kelly, L. W.; Lim, Y. W.; Little, M.; Luque, A.; McDole-</w:t>
      </w:r>
      <w:proofErr w:type="spellStart"/>
      <w:r>
        <w:t>Somera</w:t>
      </w:r>
      <w:proofErr w:type="spellEnd"/>
      <w:r>
        <w:t xml:space="preserve">, T.; McNair, K.; de Oliveira, L. S.; </w:t>
      </w:r>
      <w:proofErr w:type="spellStart"/>
      <w:r>
        <w:t>Quistad</w:t>
      </w:r>
      <w:proofErr w:type="spellEnd"/>
      <w:r>
        <w:t xml:space="preserve">, S. D.; </w:t>
      </w:r>
      <w:proofErr w:type="spellStart"/>
      <w:r>
        <w:t>Robinett</w:t>
      </w:r>
      <w:proofErr w:type="spellEnd"/>
      <w:r>
        <w:t xml:space="preserve">, N. L.; Sala, E.; </w:t>
      </w:r>
      <w:proofErr w:type="spellStart"/>
      <w:r>
        <w:t>Salamon</w:t>
      </w:r>
      <w:proofErr w:type="spellEnd"/>
      <w:r>
        <w:t xml:space="preserve">, P.; Sanchez, S. E.; </w:t>
      </w:r>
      <w:proofErr w:type="spellStart"/>
      <w:r>
        <w:t>Sandin</w:t>
      </w:r>
      <w:proofErr w:type="spellEnd"/>
      <w:r>
        <w:t xml:space="preserve">, S.; Silva, G. G. Z.; Smith, J.; Sullivan, C.; Thompson, C.; </w:t>
      </w:r>
      <w:proofErr w:type="spellStart"/>
      <w:r>
        <w:t>Vermeij</w:t>
      </w:r>
      <w:proofErr w:type="spellEnd"/>
      <w:r>
        <w:t xml:space="preserve">, M. J. A.; </w:t>
      </w:r>
      <w:proofErr w:type="spellStart"/>
      <w:r>
        <w:t>Youle</w:t>
      </w:r>
      <w:proofErr w:type="spellEnd"/>
      <w:r>
        <w:t xml:space="preserve">, M.; Young, C.; </w:t>
      </w:r>
      <w:proofErr w:type="spellStart"/>
      <w:r>
        <w:t>Zgliczynski</w:t>
      </w:r>
      <w:proofErr w:type="spellEnd"/>
      <w:r>
        <w:t xml:space="preserve">, B.; Brainard, R.; Edwards, R. A.; </w:t>
      </w:r>
      <w:proofErr w:type="spellStart"/>
      <w:r>
        <w:t>Nulton</w:t>
      </w:r>
      <w:proofErr w:type="spellEnd"/>
      <w:r>
        <w:t xml:space="preserve">, J.; Thompson, F.; </w:t>
      </w:r>
      <w:proofErr w:type="spellStart"/>
      <w:r>
        <w:t>Rohwer</w:t>
      </w:r>
      <w:proofErr w:type="spellEnd"/>
      <w:r>
        <w:t xml:space="preserve">, F.. Lytic to temperate switching of viral communities. </w:t>
      </w:r>
      <w:r>
        <w:rPr>
          <w:i/>
        </w:rPr>
        <w:t>Nature</w:t>
      </w:r>
      <w:r>
        <w:t xml:space="preserve">, 531, 466–470. </w:t>
      </w:r>
      <w:r>
        <w:rPr>
          <w:b/>
        </w:rPr>
        <w:t>2016</w:t>
      </w:r>
      <w:r>
        <w:t>. https://doi.org/10.1038/nature17193</w:t>
      </w:r>
    </w:p>
    <w:p w14:paraId="0000008F" w14:textId="77777777" w:rsidR="00EC67FD" w:rsidRDefault="00386A43">
      <w:pPr>
        <w:ind w:left="360" w:hanging="720"/>
      </w:pPr>
      <w:r>
        <w:t xml:space="preserve">Koonin, E.V., </w:t>
      </w:r>
      <w:proofErr w:type="spellStart"/>
      <w:r>
        <w:t>Dolja</w:t>
      </w:r>
      <w:proofErr w:type="spellEnd"/>
      <w:r>
        <w:t xml:space="preserve">, V.V., Krupovic, M., </w:t>
      </w:r>
      <w:proofErr w:type="spellStart"/>
      <w:r>
        <w:t>Varsani</w:t>
      </w:r>
      <w:proofErr w:type="spellEnd"/>
      <w:r>
        <w:t xml:space="preserve">, A., Wolf, Y.I., </w:t>
      </w:r>
      <w:proofErr w:type="spellStart"/>
      <w:r>
        <w:t>Yutin</w:t>
      </w:r>
      <w:proofErr w:type="spellEnd"/>
      <w:r>
        <w:t xml:space="preserve"> N., </w:t>
      </w:r>
      <w:proofErr w:type="spellStart"/>
      <w:r>
        <w:t>Zerbini</w:t>
      </w:r>
      <w:proofErr w:type="spellEnd"/>
      <w:r>
        <w:t xml:space="preserve">, F.M., Kuhn, </w:t>
      </w:r>
      <w:proofErr w:type="gramStart"/>
      <w:r>
        <w:t>J.H..</w:t>
      </w:r>
      <w:proofErr w:type="gramEnd"/>
      <w:r>
        <w:t xml:space="preserve"> Global Organization and Proposed </w:t>
      </w:r>
      <w:proofErr w:type="spellStart"/>
      <w:r>
        <w:t>Megataxonomy</w:t>
      </w:r>
      <w:proofErr w:type="spellEnd"/>
      <w:r>
        <w:t xml:space="preserve"> of the Virus World. </w:t>
      </w:r>
      <w:r>
        <w:rPr>
          <w:i/>
        </w:rPr>
        <w:t>Microbiology and Molecular Biology Reviews,</w:t>
      </w:r>
      <w:r>
        <w:t xml:space="preserve"> 84(2). </w:t>
      </w:r>
      <w:r>
        <w:rPr>
          <w:b/>
        </w:rPr>
        <w:t>2020</w:t>
      </w:r>
      <w:r>
        <w:t xml:space="preserve">. https://doi.org/10.1128/MMBR.00061-19 </w:t>
      </w:r>
    </w:p>
    <w:p w14:paraId="00000090" w14:textId="77777777" w:rsidR="00EC67FD" w:rsidRDefault="00386A43">
      <w:pPr>
        <w:ind w:left="360" w:hanging="720"/>
      </w:pPr>
      <w:r>
        <w:t>Kozlowski, L., IPC - Isoelectric Point Calculator. Biology Direct, 11:55. 2016. https://doi.org.10/1186/s13062-016-0159-9</w:t>
      </w:r>
    </w:p>
    <w:p w14:paraId="00000091" w14:textId="77777777" w:rsidR="00EC67FD" w:rsidRDefault="00386A43">
      <w:pPr>
        <w:ind w:left="360" w:hanging="720"/>
      </w:pPr>
      <w:r>
        <w:t xml:space="preserve">Krupovic, M. and Koonin, </w:t>
      </w:r>
      <w:proofErr w:type="gramStart"/>
      <w:r>
        <w:t>E.V..</w:t>
      </w:r>
      <w:proofErr w:type="gramEnd"/>
      <w:r>
        <w:t xml:space="preserve"> Multiple origins of viral capsid proteins from cellular ancestors.</w:t>
      </w:r>
      <w:r>
        <w:rPr>
          <w:i/>
        </w:rPr>
        <w:t xml:space="preserve"> Proc. Natl. Acad. Sci. USA,</w:t>
      </w:r>
      <w:r>
        <w:t xml:space="preserve"> 114 (12) E2401-E2410. </w:t>
      </w:r>
      <w:r>
        <w:rPr>
          <w:b/>
        </w:rPr>
        <w:t>2017</w:t>
      </w:r>
      <w:r>
        <w:t xml:space="preserve">. </w:t>
      </w:r>
      <w:hyperlink r:id="rId12">
        <w:r>
          <w:rPr>
            <w:color w:val="0000FF"/>
            <w:u w:val="single"/>
          </w:rPr>
          <w:t>https://doi.org/10.1073/pnas.1621061114</w:t>
        </w:r>
      </w:hyperlink>
    </w:p>
    <w:p w14:paraId="00000092" w14:textId="77777777" w:rsidR="00EC67FD" w:rsidRDefault="00386A43">
      <w:pPr>
        <w:ind w:left="360" w:hanging="720"/>
      </w:pPr>
      <w:r>
        <w:t xml:space="preserve">Krishnamurthy SR, Wang D. </w:t>
      </w:r>
      <w:proofErr w:type="gramStart"/>
      <w:r>
        <w:t>Origins</w:t>
      </w:r>
      <w:proofErr w:type="gramEnd"/>
      <w:r>
        <w:t xml:space="preserve"> and challenges of viral dark matter. </w:t>
      </w:r>
      <w:r>
        <w:rPr>
          <w:i/>
        </w:rPr>
        <w:t>Virus research</w:t>
      </w:r>
      <w:r>
        <w:t xml:space="preserve">. 239:136-42. </w:t>
      </w:r>
      <w:r>
        <w:rPr>
          <w:b/>
        </w:rPr>
        <w:t>2017</w:t>
      </w:r>
      <w:r>
        <w:t xml:space="preserve">. </w:t>
      </w:r>
      <w:hyperlink r:id="rId13">
        <w:r>
          <w:rPr>
            <w:color w:val="0000FF"/>
            <w:u w:val="single"/>
          </w:rPr>
          <w:t>https://doi.org/10.1016/j.virusres.2017.02.002</w:t>
        </w:r>
      </w:hyperlink>
    </w:p>
    <w:p w14:paraId="00000093" w14:textId="77777777" w:rsidR="00EC67FD" w:rsidRDefault="00386A43">
      <w:pPr>
        <w:ind w:left="360" w:hanging="720"/>
      </w:pPr>
      <w:r>
        <w:lastRenderedPageBreak/>
        <w:t xml:space="preserve">Lander, G. C., </w:t>
      </w:r>
      <w:proofErr w:type="spellStart"/>
      <w:r>
        <w:t>Baudoux</w:t>
      </w:r>
      <w:proofErr w:type="spellEnd"/>
      <w:r>
        <w:t xml:space="preserve">, A. C., Azam, F., Potter, C. S., Carragher, B., Johnson, J. E., Capsomer dynamics and stabilization in the T¼12 marine bacteriophage SIO-2 and its procapsid studied by </w:t>
      </w:r>
      <w:proofErr w:type="spellStart"/>
      <w:r>
        <w:t>CryoEM</w:t>
      </w:r>
      <w:proofErr w:type="spellEnd"/>
      <w:r>
        <w:t xml:space="preserve">. </w:t>
      </w:r>
      <w:r>
        <w:rPr>
          <w:i/>
        </w:rPr>
        <w:t>Structure</w:t>
      </w:r>
      <w:r>
        <w:rPr>
          <w:b/>
        </w:rPr>
        <w:t>,</w:t>
      </w:r>
      <w:r>
        <w:t xml:space="preserve"> 20, 498–503. </w:t>
      </w:r>
      <w:r>
        <w:rPr>
          <w:b/>
        </w:rPr>
        <w:t>2012.</w:t>
      </w:r>
      <w:r>
        <w:t xml:space="preserve"> https://doi.org/10.1016/j.str.2012.01.007</w:t>
      </w:r>
    </w:p>
    <w:p w14:paraId="00000094" w14:textId="77777777" w:rsidR="00EC67FD" w:rsidRDefault="00386A43">
      <w:pPr>
        <w:ind w:left="360" w:hanging="720"/>
      </w:pPr>
      <w:r>
        <w:t xml:space="preserve">Lander, G. C., Evilevitch, A., </w:t>
      </w:r>
      <w:proofErr w:type="spellStart"/>
      <w:r>
        <w:t>Jeembaeva</w:t>
      </w:r>
      <w:proofErr w:type="spellEnd"/>
      <w:r>
        <w:t xml:space="preserve">, M., Potter, C. S., Carragher, B., Johnson, J. E., Bacteriophage lambda stabilization by auxiliary protein </w:t>
      </w:r>
      <w:proofErr w:type="spellStart"/>
      <w:r>
        <w:t>gpD</w:t>
      </w:r>
      <w:proofErr w:type="spellEnd"/>
      <w:r>
        <w:t xml:space="preserve">: timing, location, and mechanism of attachment determined by cryo-EM. </w:t>
      </w:r>
      <w:r>
        <w:rPr>
          <w:i/>
        </w:rPr>
        <w:t>Structure</w:t>
      </w:r>
      <w:r>
        <w:t xml:space="preserve">, 16, 1399–1406. </w:t>
      </w:r>
      <w:r>
        <w:rPr>
          <w:b/>
        </w:rPr>
        <w:t>2008</w:t>
      </w:r>
      <w:r>
        <w:t>. https://doi.org/10.1016/j.str.2008.05.016</w:t>
      </w:r>
    </w:p>
    <w:p w14:paraId="00000095" w14:textId="77777777" w:rsidR="00EC67FD" w:rsidRDefault="00386A43">
      <w:pPr>
        <w:ind w:left="360" w:hanging="720"/>
      </w:pPr>
      <w:bookmarkStart w:id="1296" w:name="_heading=h.3znysh7" w:colFirst="0" w:colLast="0"/>
      <w:bookmarkEnd w:id="1296"/>
      <w:r>
        <w:rPr>
          <w:color w:val="222222"/>
          <w:highlight w:val="white"/>
        </w:rPr>
        <w:t xml:space="preserve">Lara E., </w:t>
      </w:r>
      <w:proofErr w:type="spellStart"/>
      <w:r>
        <w:rPr>
          <w:color w:val="222222"/>
          <w:highlight w:val="white"/>
        </w:rPr>
        <w:t>Vaqué</w:t>
      </w:r>
      <w:proofErr w:type="spellEnd"/>
      <w:r>
        <w:rPr>
          <w:color w:val="222222"/>
          <w:highlight w:val="white"/>
        </w:rPr>
        <w:t xml:space="preserve"> D., </w:t>
      </w:r>
      <w:proofErr w:type="spellStart"/>
      <w:r>
        <w:rPr>
          <w:color w:val="222222"/>
          <w:highlight w:val="white"/>
        </w:rPr>
        <w:t>Sà</w:t>
      </w:r>
      <w:proofErr w:type="spellEnd"/>
      <w:r>
        <w:rPr>
          <w:color w:val="222222"/>
          <w:highlight w:val="white"/>
        </w:rPr>
        <w:t xml:space="preserve"> E.L., Boras J.A., Gomes A., </w:t>
      </w:r>
      <w:proofErr w:type="spellStart"/>
      <w:r>
        <w:rPr>
          <w:color w:val="222222"/>
          <w:highlight w:val="white"/>
        </w:rPr>
        <w:t>Borrull</w:t>
      </w:r>
      <w:proofErr w:type="spellEnd"/>
      <w:r>
        <w:rPr>
          <w:color w:val="222222"/>
          <w:highlight w:val="white"/>
        </w:rPr>
        <w:t xml:space="preserve"> E., </w:t>
      </w:r>
      <w:proofErr w:type="spellStart"/>
      <w:r>
        <w:rPr>
          <w:color w:val="222222"/>
          <w:highlight w:val="white"/>
        </w:rPr>
        <w:t>Díez</w:t>
      </w:r>
      <w:proofErr w:type="spellEnd"/>
      <w:r>
        <w:rPr>
          <w:color w:val="222222"/>
          <w:highlight w:val="white"/>
        </w:rPr>
        <w:t xml:space="preserve">-Vives C., </w:t>
      </w:r>
      <w:proofErr w:type="spellStart"/>
      <w:r>
        <w:rPr>
          <w:color w:val="222222"/>
          <w:highlight w:val="white"/>
        </w:rPr>
        <w:t>Teira</w:t>
      </w:r>
      <w:proofErr w:type="spellEnd"/>
      <w:r>
        <w:rPr>
          <w:color w:val="222222"/>
          <w:highlight w:val="white"/>
        </w:rPr>
        <w:t xml:space="preserve"> E., </w:t>
      </w:r>
      <w:proofErr w:type="spellStart"/>
      <w:r>
        <w:rPr>
          <w:color w:val="222222"/>
          <w:highlight w:val="white"/>
        </w:rPr>
        <w:t>Pernice</w:t>
      </w:r>
      <w:proofErr w:type="spellEnd"/>
      <w:r>
        <w:rPr>
          <w:color w:val="222222"/>
          <w:highlight w:val="white"/>
        </w:rPr>
        <w:t xml:space="preserve"> M.C., Garcia F.C. and </w:t>
      </w:r>
      <w:proofErr w:type="spellStart"/>
      <w:r>
        <w:rPr>
          <w:color w:val="222222"/>
          <w:highlight w:val="white"/>
        </w:rPr>
        <w:t>Forn</w:t>
      </w:r>
      <w:proofErr w:type="spellEnd"/>
      <w:r>
        <w:rPr>
          <w:color w:val="222222"/>
          <w:highlight w:val="white"/>
        </w:rPr>
        <w:t xml:space="preserve"> </w:t>
      </w:r>
      <w:proofErr w:type="gramStart"/>
      <w:r>
        <w:rPr>
          <w:color w:val="222222"/>
          <w:highlight w:val="white"/>
        </w:rPr>
        <w:t>I..</w:t>
      </w:r>
      <w:proofErr w:type="gramEnd"/>
      <w:r>
        <w:rPr>
          <w:color w:val="222222"/>
          <w:highlight w:val="white"/>
        </w:rPr>
        <w:t xml:space="preserve"> Unveiling the role and life strategies of viruses from the surface to the dark ocean. </w:t>
      </w:r>
      <w:r>
        <w:rPr>
          <w:i/>
          <w:color w:val="222222"/>
          <w:highlight w:val="white"/>
        </w:rPr>
        <w:t>Science advances</w:t>
      </w:r>
      <w:r>
        <w:rPr>
          <w:color w:val="222222"/>
          <w:highlight w:val="white"/>
        </w:rPr>
        <w:t>, </w:t>
      </w:r>
      <w:r>
        <w:rPr>
          <w:i/>
          <w:color w:val="222222"/>
          <w:highlight w:val="white"/>
        </w:rPr>
        <w:t>3</w:t>
      </w:r>
      <w:r>
        <w:rPr>
          <w:color w:val="222222"/>
          <w:highlight w:val="white"/>
        </w:rPr>
        <w:t xml:space="preserve">(9), p.e1602565. </w:t>
      </w:r>
      <w:r>
        <w:rPr>
          <w:b/>
          <w:color w:val="222222"/>
          <w:highlight w:val="white"/>
        </w:rPr>
        <w:t>2017.</w:t>
      </w:r>
      <w:r>
        <w:rPr>
          <w:color w:val="222222"/>
          <w:highlight w:val="white"/>
        </w:rPr>
        <w:t xml:space="preserve"> </w:t>
      </w:r>
      <w:r>
        <w:t>https://doi.org/</w:t>
      </w:r>
      <w:r>
        <w:rPr>
          <w:color w:val="222222"/>
          <w:highlight w:val="white"/>
        </w:rPr>
        <w:t>10.1126/sciadv.1602565</w:t>
      </w:r>
    </w:p>
    <w:p w14:paraId="103EC739" w14:textId="77777777" w:rsidR="00453A40" w:rsidRDefault="00386A43" w:rsidP="00453A40">
      <w:pPr>
        <w:ind w:left="360" w:hanging="720"/>
        <w:rPr>
          <w:ins w:id="1297" w:author="Antoni Luque Santolaria" w:date="2021-12-21T16:12:00Z"/>
        </w:rPr>
      </w:pPr>
      <w:proofErr w:type="spellStart"/>
      <w:r>
        <w:t>Leiman</w:t>
      </w:r>
      <w:proofErr w:type="spellEnd"/>
      <w:r>
        <w:t xml:space="preserve">, P. G., Battisti, A. J., Bowman, V. D., </w:t>
      </w:r>
      <w:proofErr w:type="spellStart"/>
      <w:r>
        <w:t>Stummeyer</w:t>
      </w:r>
      <w:proofErr w:type="spellEnd"/>
      <w:r>
        <w:t xml:space="preserve">, K., </w:t>
      </w:r>
      <w:proofErr w:type="spellStart"/>
      <w:r>
        <w:t>Muhlenhoff</w:t>
      </w:r>
      <w:proofErr w:type="spellEnd"/>
      <w:r>
        <w:t xml:space="preserve">, M., </w:t>
      </w:r>
      <w:proofErr w:type="spellStart"/>
      <w:r>
        <w:t>GerardySchahn</w:t>
      </w:r>
      <w:proofErr w:type="spellEnd"/>
      <w:r>
        <w:t xml:space="preserve">, R., Scholl, D., Molineux, I. J., The structures of bacteriophages K1E and K1-5 explain processive degradation of polysaccharide capsules and evolution of new host specificities. </w:t>
      </w:r>
      <w:r>
        <w:rPr>
          <w:i/>
        </w:rPr>
        <w:t>J. Mol. Biol.</w:t>
      </w:r>
      <w:r>
        <w:t xml:space="preserve">, 371, 836–849. </w:t>
      </w:r>
      <w:r>
        <w:rPr>
          <w:b/>
        </w:rPr>
        <w:t>2007</w:t>
      </w:r>
      <w:r>
        <w:t xml:space="preserve">. </w:t>
      </w:r>
      <w:ins w:id="1298" w:author="Antoni Luque Santolaria" w:date="2021-12-21T16:12:00Z">
        <w:r w:rsidR="00453A40">
          <w:fldChar w:fldCharType="begin"/>
        </w:r>
        <w:r w:rsidR="00453A40">
          <w:instrText xml:space="preserve"> HYPERLINK "</w:instrText>
        </w:r>
      </w:ins>
      <w:r w:rsidR="00453A40">
        <w:instrText>https://doi.org/10.1016/j.jmb.2007.05.083</w:instrText>
      </w:r>
      <w:ins w:id="1299" w:author="Antoni Luque Santolaria" w:date="2021-12-21T16:12:00Z">
        <w:r w:rsidR="00453A40">
          <w:instrText xml:space="preserve">" </w:instrText>
        </w:r>
        <w:r w:rsidR="00453A40">
          <w:fldChar w:fldCharType="separate"/>
        </w:r>
      </w:ins>
      <w:r w:rsidR="00453A40" w:rsidRPr="00DF5AB3">
        <w:rPr>
          <w:rStyle w:val="Hyperlink"/>
        </w:rPr>
        <w:t>https://doi.org/10.1016/j.jmb.2007.05.083</w:t>
      </w:r>
      <w:ins w:id="1300" w:author="Antoni Luque Santolaria" w:date="2021-12-21T16:12:00Z">
        <w:r w:rsidR="00453A40">
          <w:fldChar w:fldCharType="end"/>
        </w:r>
      </w:ins>
    </w:p>
    <w:p w14:paraId="339DFEAD" w14:textId="2651CE1D" w:rsidR="00453A40" w:rsidRDefault="00453A40" w:rsidP="00453A40">
      <w:pPr>
        <w:ind w:left="360" w:hanging="720"/>
      </w:pPr>
      <w:proofErr w:type="spellStart"/>
      <w:ins w:id="1301" w:author="Antoni Luque Santolaria" w:date="2021-12-21T16:12:00Z">
        <w:r w:rsidRPr="005E457D">
          <w:t>Letunic</w:t>
        </w:r>
        <w:proofErr w:type="spellEnd"/>
        <w:r w:rsidRPr="005E457D">
          <w:t xml:space="preserve"> I</w:t>
        </w:r>
        <w:r>
          <w:t>.,</w:t>
        </w:r>
        <w:r w:rsidRPr="005E457D">
          <w:t xml:space="preserve"> and Bork P</w:t>
        </w:r>
        <w:r>
          <w:t>.</w:t>
        </w:r>
        <w:r w:rsidRPr="005E457D">
          <w:t xml:space="preserve">  Interactive Tree </w:t>
        </w:r>
        <w:proofErr w:type="gramStart"/>
        <w:r w:rsidRPr="005E457D">
          <w:t>Of</w:t>
        </w:r>
        <w:proofErr w:type="gramEnd"/>
        <w:r w:rsidRPr="005E457D">
          <w:t xml:space="preserve"> Life (</w:t>
        </w:r>
        <w:proofErr w:type="spellStart"/>
        <w:r w:rsidRPr="005E457D">
          <w:t>iTOL</w:t>
        </w:r>
        <w:proofErr w:type="spellEnd"/>
        <w:r w:rsidRPr="005E457D">
          <w:t>) v5: an online tool for phylogenetic tree display and annotation</w:t>
        </w:r>
        <w:r>
          <w:t>.</w:t>
        </w:r>
        <w:r w:rsidRPr="005E457D">
          <w:t xml:space="preserve"> </w:t>
        </w:r>
        <w:r w:rsidRPr="008149D8">
          <w:rPr>
            <w:i/>
            <w:iCs/>
          </w:rPr>
          <w:t>Nucleic Acids Res</w:t>
        </w:r>
        <w:r>
          <w:t>.</w:t>
        </w:r>
        <w:r w:rsidRPr="005E457D">
          <w:t xml:space="preserve"> </w:t>
        </w:r>
        <w:r w:rsidRPr="008149D8">
          <w:rPr>
            <w:b/>
            <w:bCs/>
          </w:rPr>
          <w:t>2021</w:t>
        </w:r>
        <w:r w:rsidRPr="00453A40">
          <w:rPr>
            <w:rPrChange w:id="1302" w:author="Antoni Luque Santolaria" w:date="2021-12-21T16:12:00Z">
              <w:rPr>
                <w:b/>
                <w:bCs/>
              </w:rPr>
            </w:rPrChange>
          </w:rPr>
          <w:t>.</w:t>
        </w:r>
        <w:r>
          <w:t xml:space="preserve"> </w:t>
        </w:r>
        <w:r>
          <w:fldChar w:fldCharType="begin"/>
        </w:r>
        <w:r>
          <w:instrText xml:space="preserve"> HYPERLINK "https://doi.org/10.1093/nar/gkab301" </w:instrText>
        </w:r>
        <w:r>
          <w:fldChar w:fldCharType="separate"/>
        </w:r>
        <w:r w:rsidRPr="00453A40">
          <w:rPr>
            <w:rStyle w:val="Hyperlink"/>
          </w:rPr>
          <w:t>https://doi.org/10.1093/nar/gkab301</w:t>
        </w:r>
        <w:r>
          <w:fldChar w:fldCharType="end"/>
        </w:r>
      </w:ins>
    </w:p>
    <w:p w14:paraId="00000097" w14:textId="77777777" w:rsidR="00EC67FD" w:rsidRDefault="00386A43">
      <w:pPr>
        <w:ind w:left="360" w:hanging="720"/>
      </w:pPr>
      <w:r>
        <w:t xml:space="preserve">Liang, G. and Bushman, </w:t>
      </w:r>
      <w:proofErr w:type="gramStart"/>
      <w:r>
        <w:t>F.D..</w:t>
      </w:r>
      <w:proofErr w:type="gramEnd"/>
      <w:r>
        <w:t xml:space="preserve"> The human </w:t>
      </w:r>
      <w:proofErr w:type="spellStart"/>
      <w:r>
        <w:t>virome</w:t>
      </w:r>
      <w:proofErr w:type="spellEnd"/>
      <w:r>
        <w:t xml:space="preserve">: assembly, </w:t>
      </w:r>
      <w:proofErr w:type="gramStart"/>
      <w:r>
        <w:t>composition</w:t>
      </w:r>
      <w:proofErr w:type="gramEnd"/>
      <w:r>
        <w:t xml:space="preserve"> and host interactions.</w:t>
      </w:r>
      <w:r>
        <w:rPr>
          <w:i/>
        </w:rPr>
        <w:t xml:space="preserve"> Nature Reviews Microbiology</w:t>
      </w:r>
      <w:r>
        <w:t xml:space="preserve">, 19, 514–527. </w:t>
      </w:r>
      <w:r>
        <w:rPr>
          <w:b/>
        </w:rPr>
        <w:t>2021</w:t>
      </w:r>
      <w:r>
        <w:t>. https://doi.org/10.1038/s41579-021-00536-5</w:t>
      </w:r>
    </w:p>
    <w:p w14:paraId="00000098" w14:textId="77777777" w:rsidR="00EC67FD" w:rsidRDefault="00386A43">
      <w:pPr>
        <w:ind w:left="360" w:hanging="720"/>
      </w:pPr>
      <w:r>
        <w:t xml:space="preserve">Liu, T., </w:t>
      </w:r>
      <w:proofErr w:type="spellStart"/>
      <w:r>
        <w:t>Sae-Ueng</w:t>
      </w:r>
      <w:proofErr w:type="spellEnd"/>
      <w:r>
        <w:t xml:space="preserve">, U., Li, D., Lander, G.C., </w:t>
      </w:r>
      <w:proofErr w:type="spellStart"/>
      <w:r>
        <w:t>Zuo</w:t>
      </w:r>
      <w:proofErr w:type="spellEnd"/>
      <w:r>
        <w:t xml:space="preserve">, X., </w:t>
      </w:r>
      <w:proofErr w:type="spellStart"/>
      <w:r>
        <w:t>Jönsson</w:t>
      </w:r>
      <w:proofErr w:type="spellEnd"/>
      <w:r>
        <w:t xml:space="preserve">, B., Rau, D., </w:t>
      </w:r>
      <w:proofErr w:type="spellStart"/>
      <w:r>
        <w:t>Shefer</w:t>
      </w:r>
      <w:proofErr w:type="spellEnd"/>
      <w:r>
        <w:t xml:space="preserve">, I., Evilevitch, </w:t>
      </w:r>
      <w:proofErr w:type="gramStart"/>
      <w:r>
        <w:t>A..</w:t>
      </w:r>
      <w:proofErr w:type="gramEnd"/>
      <w:r>
        <w:t xml:space="preserve"> Solid-to-fluid–like DNA transition in viruses facilitates infection. </w:t>
      </w:r>
      <w:r>
        <w:rPr>
          <w:i/>
        </w:rPr>
        <w:t>Proc. Natl. Acad. Sci.</w:t>
      </w:r>
      <w:r>
        <w:t xml:space="preserve">, 111 (41) 14675-14680. </w:t>
      </w:r>
      <w:r>
        <w:rPr>
          <w:b/>
        </w:rPr>
        <w:t>2014</w:t>
      </w:r>
      <w:r>
        <w:t>. https://doi.org/10.1073/pnas.1321637111</w:t>
      </w:r>
    </w:p>
    <w:p w14:paraId="00000099" w14:textId="77777777" w:rsidR="00EC67FD" w:rsidRDefault="00386A43">
      <w:pPr>
        <w:ind w:left="360" w:hanging="720"/>
      </w:pPr>
      <w:r>
        <w:t xml:space="preserve">Liu, X., Zhang, Q., Murata, K., Baker, M., Sullivan, M. B., Fu, C., Dougherty, M. T., Schmid, M. F., </w:t>
      </w:r>
      <w:proofErr w:type="spellStart"/>
      <w:r>
        <w:t>Osburne</w:t>
      </w:r>
      <w:proofErr w:type="spellEnd"/>
      <w:r>
        <w:t xml:space="preserve">, M. S., Chisholm, S. W., Chiu, W., Structural changes in a marine </w:t>
      </w:r>
      <w:proofErr w:type="spellStart"/>
      <w:r>
        <w:t>podovirus</w:t>
      </w:r>
      <w:proofErr w:type="spellEnd"/>
      <w:r>
        <w:t xml:space="preserve"> associated with release of its genome into Prochlorococcus. </w:t>
      </w:r>
      <w:r>
        <w:rPr>
          <w:i/>
        </w:rPr>
        <w:t>Nat Struct Mol Biol</w:t>
      </w:r>
      <w:r>
        <w:t xml:space="preserve">, 17, 830–836. </w:t>
      </w:r>
      <w:r>
        <w:rPr>
          <w:b/>
        </w:rPr>
        <w:t>2010</w:t>
      </w:r>
      <w:r>
        <w:t>. https://doi.org/10.1038/nsmb.1823</w:t>
      </w:r>
    </w:p>
    <w:p w14:paraId="19AFC11A" w14:textId="674AD909" w:rsidR="00D92195" w:rsidRPr="00D92195" w:rsidRDefault="00D92195" w:rsidP="00D92195">
      <w:pPr>
        <w:ind w:left="360" w:hanging="720"/>
        <w:rPr>
          <w:ins w:id="1303" w:author="Antoni Luque Santolaria" w:date="2021-12-21T21:55:00Z"/>
        </w:rPr>
      </w:pPr>
      <w:ins w:id="1304" w:author="Antoni Luque Santolaria" w:date="2021-12-21T21:55:00Z">
        <w:r w:rsidRPr="00D92195">
          <w:t>Luque, A., &amp; Reguera, D. The structure of elongated viral capsids. </w:t>
        </w:r>
        <w:r w:rsidRPr="00D92195">
          <w:rPr>
            <w:i/>
            <w:iCs/>
          </w:rPr>
          <w:t>Biophysical journal</w:t>
        </w:r>
        <w:r w:rsidRPr="00D92195">
          <w:t>, </w:t>
        </w:r>
        <w:r w:rsidRPr="00D92195">
          <w:rPr>
            <w:i/>
            <w:iCs/>
          </w:rPr>
          <w:t>98</w:t>
        </w:r>
        <w:r w:rsidRPr="00D92195">
          <w:t>(12), 2993-3003.</w:t>
        </w:r>
        <w:r>
          <w:t xml:space="preserve"> </w:t>
        </w:r>
        <w:r>
          <w:rPr>
            <w:b/>
            <w:bCs/>
          </w:rPr>
          <w:t>2010</w:t>
        </w:r>
      </w:ins>
      <w:ins w:id="1305" w:author="Antoni Luque Santolaria" w:date="2021-12-21T21:56:00Z">
        <w:r>
          <w:rPr>
            <w:b/>
            <w:bCs/>
          </w:rPr>
          <w:t>.</w:t>
        </w:r>
        <w:r>
          <w:t xml:space="preserve"> </w:t>
        </w:r>
        <w:r>
          <w:fldChar w:fldCharType="begin"/>
        </w:r>
        <w:r>
          <w:instrText xml:space="preserve"> HYPERLINK "https://doi.org/10.1016/j.bpj.2010.02.051" </w:instrText>
        </w:r>
        <w:r>
          <w:fldChar w:fldCharType="separate"/>
        </w:r>
        <w:r w:rsidRPr="00D92195">
          <w:rPr>
            <w:rStyle w:val="Hyperlink"/>
          </w:rPr>
          <w:t>https://doi.org/10.1016/j.bpj.2010.02.051</w:t>
        </w:r>
        <w:r>
          <w:fldChar w:fldCharType="end"/>
        </w:r>
      </w:ins>
    </w:p>
    <w:p w14:paraId="43EC3512" w14:textId="77777777" w:rsidR="007D53AF" w:rsidRDefault="007D53AF">
      <w:pPr>
        <w:ind w:left="360" w:hanging="720"/>
        <w:rPr>
          <w:ins w:id="1306" w:author="Antoni Luque Santolaria" w:date="2021-12-21T21:56:00Z"/>
        </w:rPr>
      </w:pPr>
      <w:ins w:id="1307" w:author="Antoni Luque Santolaria" w:date="2021-12-21T21:56:00Z">
        <w:r>
          <w:t xml:space="preserve">Luque, A., &amp; Reguera, D. Theoretical Studies on Assembly, Physical Stability and Dynamics of Viruses. </w:t>
        </w:r>
        <w:r>
          <w:rPr>
            <w:i/>
          </w:rPr>
          <w:t>Structure and Physics of Viruses</w:t>
        </w:r>
        <w:r>
          <w:t xml:space="preserve">, 553–595. </w:t>
        </w:r>
        <w:r>
          <w:rPr>
            <w:b/>
          </w:rPr>
          <w:t>2013</w:t>
        </w:r>
        <w:r>
          <w:t xml:space="preserve">. doi:10.1007/978-94-007-6552-8_19 </w:t>
        </w:r>
      </w:ins>
    </w:p>
    <w:p w14:paraId="0000009A" w14:textId="5FD3302E" w:rsidR="00EC67FD" w:rsidRDefault="00386A43">
      <w:pPr>
        <w:ind w:left="360" w:hanging="720"/>
      </w:pPr>
      <w:r>
        <w:t>Luque A., Benler S., Lee D.Y., Brown C., White S</w:t>
      </w:r>
      <w:del w:id="1308" w:author="Antoni Luque Santolaria" w:date="2021-12-21T21:56:00Z">
        <w:r w:rsidDel="000B603C">
          <w:delText>.</w:delText>
        </w:r>
      </w:del>
      <w:r>
        <w:t xml:space="preserve">. The missing tailed phages: prediction of small capsid candidates. </w:t>
      </w:r>
      <w:r>
        <w:rPr>
          <w:i/>
        </w:rPr>
        <w:t>Microorganisms</w:t>
      </w:r>
      <w:r>
        <w:t xml:space="preserve">, 8, 1944. </w:t>
      </w:r>
      <w:r>
        <w:rPr>
          <w:b/>
        </w:rPr>
        <w:t xml:space="preserve">2020. </w:t>
      </w:r>
      <w:r>
        <w:t>https://doi.org/10.3390/microorganisms8121944</w:t>
      </w:r>
    </w:p>
    <w:p w14:paraId="0000009B" w14:textId="3914BC9B" w:rsidR="00EC67FD" w:rsidDel="007D53AF" w:rsidRDefault="00386A43">
      <w:pPr>
        <w:ind w:left="360" w:hanging="720"/>
        <w:rPr>
          <w:del w:id="1309" w:author="Antoni Luque Santolaria" w:date="2021-12-21T21:56:00Z"/>
        </w:rPr>
      </w:pPr>
      <w:del w:id="1310" w:author="Antoni Luque Santolaria" w:date="2021-12-21T21:56:00Z">
        <w:r w:rsidDel="007D53AF">
          <w:delText>Luque, A., &amp; Reguera, D.</w:delText>
        </w:r>
      </w:del>
      <w:del w:id="1311" w:author="Antoni Luque Santolaria" w:date="2021-12-21T21:54:00Z">
        <w:r w:rsidDel="003372DF">
          <w:delText>.</w:delText>
        </w:r>
      </w:del>
      <w:del w:id="1312" w:author="Antoni Luque Santolaria" w:date="2021-12-21T21:56:00Z">
        <w:r w:rsidDel="007D53AF">
          <w:delText xml:space="preserve"> Theoretical Studies on Assembly, Physical Stability and Dynamics of Viruses. </w:delText>
        </w:r>
        <w:r w:rsidDel="007D53AF">
          <w:rPr>
            <w:i/>
          </w:rPr>
          <w:delText>Structure and Physics of Viruses</w:delText>
        </w:r>
        <w:r w:rsidDel="007D53AF">
          <w:delText xml:space="preserve">, 553–595. </w:delText>
        </w:r>
        <w:r w:rsidDel="007D53AF">
          <w:rPr>
            <w:b/>
          </w:rPr>
          <w:delText>2013</w:delText>
        </w:r>
        <w:r w:rsidDel="007D53AF">
          <w:delText xml:space="preserve">. doi:10.1007/978-94-007-6552-8_19 </w:delText>
        </w:r>
      </w:del>
    </w:p>
    <w:p w14:paraId="0000009C" w14:textId="77777777" w:rsidR="00EC67FD" w:rsidRDefault="00386A43">
      <w:pPr>
        <w:ind w:left="360" w:hanging="720"/>
      </w:pPr>
      <w:r>
        <w:t>Luque, A. and Silveira, C.B.</w:t>
      </w:r>
      <w:del w:id="1313" w:author="Antoni Luque Santolaria" w:date="2021-12-21T21:54:00Z">
        <w:r w:rsidDel="003372DF">
          <w:delText>.</w:delText>
        </w:r>
      </w:del>
      <w:r>
        <w:t xml:space="preserve"> Quantification of Lysogeny Caused by Phage Coinfections in Microbial Communities from Biophysical Principles. </w:t>
      </w:r>
      <w:proofErr w:type="spellStart"/>
      <w:r>
        <w:rPr>
          <w:i/>
        </w:rPr>
        <w:t>mSystems</w:t>
      </w:r>
      <w:proofErr w:type="spellEnd"/>
      <w:r>
        <w:t xml:space="preserve"> 5(5) e00353-20. </w:t>
      </w:r>
      <w:r>
        <w:rPr>
          <w:b/>
        </w:rPr>
        <w:t>2020</w:t>
      </w:r>
      <w:r>
        <w:t>. https://doi.org/10.1128/mSystems.00353-20</w:t>
      </w:r>
    </w:p>
    <w:p w14:paraId="0000009D" w14:textId="77777777" w:rsidR="00EC67FD" w:rsidRDefault="00386A43">
      <w:pPr>
        <w:ind w:left="360" w:hanging="720"/>
      </w:pPr>
      <w:r>
        <w:t xml:space="preserve">Mahmoudabadi G., Milo R. &amp; Phillips R. Energetic cost of building a virus </w:t>
      </w:r>
      <w:r>
        <w:rPr>
          <w:i/>
        </w:rPr>
        <w:t>Proceedings of the National Academy of Sciences</w:t>
      </w:r>
      <w:r>
        <w:t xml:space="preserve">, 114 (22) E4324-E4333. </w:t>
      </w:r>
      <w:r>
        <w:rPr>
          <w:b/>
        </w:rPr>
        <w:t>2017</w:t>
      </w:r>
      <w:r>
        <w:t>. https://doi.org/10.1073/pnas.1701670114</w:t>
      </w:r>
    </w:p>
    <w:p w14:paraId="0000009E" w14:textId="77777777" w:rsidR="00EC67FD" w:rsidRDefault="00386A43">
      <w:pPr>
        <w:ind w:left="360" w:hanging="720"/>
      </w:pPr>
      <w:r>
        <w:t xml:space="preserve">Madden T. The BLAST sequence analysis tool. </w:t>
      </w:r>
      <w:proofErr w:type="spellStart"/>
      <w:r>
        <w:t>InThe</w:t>
      </w:r>
      <w:proofErr w:type="spellEnd"/>
      <w:r>
        <w:t xml:space="preserve"> NCBI Handbook [Internet]. 2nd edition </w:t>
      </w:r>
      <w:r>
        <w:rPr>
          <w:b/>
        </w:rPr>
        <w:t>2013</w:t>
      </w:r>
      <w:r>
        <w:t xml:space="preserve"> Mar 15. National Center for Biotechnology Information (US). </w:t>
      </w:r>
    </w:p>
    <w:p w14:paraId="0000009F" w14:textId="77777777" w:rsidR="00EC67FD" w:rsidRDefault="00386A43">
      <w:pPr>
        <w:ind w:left="360" w:hanging="720"/>
      </w:pPr>
      <w:r>
        <w:t xml:space="preserve">Maurice, </w:t>
      </w:r>
      <w:proofErr w:type="gramStart"/>
      <w:r>
        <w:t>C.F..</w:t>
      </w:r>
      <w:proofErr w:type="gramEnd"/>
      <w:r>
        <w:t xml:space="preserve"> Considering the other half of the gut microbiome: bacteriophages. </w:t>
      </w:r>
      <w:proofErr w:type="spellStart"/>
      <w:r>
        <w:rPr>
          <w:i/>
        </w:rPr>
        <w:t>mSystems</w:t>
      </w:r>
      <w:proofErr w:type="spellEnd"/>
      <w:r>
        <w:t xml:space="preserve">, 4(3) e00102-19. </w:t>
      </w:r>
      <w:r>
        <w:rPr>
          <w:b/>
        </w:rPr>
        <w:t xml:space="preserve">2019. </w:t>
      </w:r>
      <w:r>
        <w:t>https://doi.org/10.1128/mSystems.00102-19</w:t>
      </w:r>
    </w:p>
    <w:p w14:paraId="000000A0" w14:textId="77777777" w:rsidR="00EC67FD" w:rsidRDefault="00386A43">
      <w:pPr>
        <w:ind w:left="360" w:hanging="720"/>
      </w:pPr>
      <w:r>
        <w:lastRenderedPageBreak/>
        <w:t xml:space="preserve">McNair, Katelyn (2021): PHANOTOME June 2017 Backup. </w:t>
      </w:r>
      <w:proofErr w:type="spellStart"/>
      <w:r>
        <w:t>figshare</w:t>
      </w:r>
      <w:proofErr w:type="spellEnd"/>
      <w:r>
        <w:t>. Dataset. https://doi.org/10.6084/m9.figshare.13557770.v1</w:t>
      </w:r>
    </w:p>
    <w:p w14:paraId="000000A1" w14:textId="77777777" w:rsidR="00EC67FD" w:rsidRDefault="00386A43">
      <w:pPr>
        <w:ind w:left="360" w:hanging="720"/>
      </w:pPr>
      <w:r>
        <w:t xml:space="preserve">Meier A, </w:t>
      </w:r>
      <w:proofErr w:type="spellStart"/>
      <w:r>
        <w:t>Söding</w:t>
      </w:r>
      <w:proofErr w:type="spellEnd"/>
      <w:r>
        <w:t xml:space="preserve"> J. Automatic Prediction of Protein 3D Structures by Probabilistic Multi-template Homology Modeling., </w:t>
      </w:r>
      <w:proofErr w:type="spellStart"/>
      <w:r>
        <w:rPr>
          <w:i/>
        </w:rPr>
        <w:t>PLoS</w:t>
      </w:r>
      <w:proofErr w:type="spellEnd"/>
      <w:r>
        <w:rPr>
          <w:i/>
        </w:rPr>
        <w:t xml:space="preserve"> </w:t>
      </w:r>
      <w:proofErr w:type="spellStart"/>
      <w:r>
        <w:rPr>
          <w:i/>
        </w:rPr>
        <w:t>Comput</w:t>
      </w:r>
      <w:proofErr w:type="spellEnd"/>
      <w:r>
        <w:rPr>
          <w:i/>
        </w:rPr>
        <w:t xml:space="preserve"> Biol.</w:t>
      </w:r>
      <w:r>
        <w:t xml:space="preserve">, Oct 23;11(10). </w:t>
      </w:r>
      <w:r>
        <w:rPr>
          <w:b/>
        </w:rPr>
        <w:t>2015</w:t>
      </w:r>
      <w:r>
        <w:t>. https://doi.org/10.1371/journal.pcbi.1004343</w:t>
      </w:r>
    </w:p>
    <w:sdt>
      <w:sdtPr>
        <w:tag w:val="goog_rdk_183"/>
        <w:id w:val="235833252"/>
      </w:sdtPr>
      <w:sdtEndPr/>
      <w:sdtContent>
        <w:p w14:paraId="000000A2" w14:textId="77777777" w:rsidR="00EC67FD" w:rsidRDefault="00386A43">
          <w:pPr>
            <w:ind w:left="360" w:hanging="720"/>
            <w:rPr>
              <w:del w:id="1314" w:author="Antoni Luque Santolaria" w:date="2021-11-17T12:22:00Z"/>
              <w:rFonts w:ascii="Arial" w:eastAsia="Arial" w:hAnsi="Arial" w:cs="Arial"/>
              <w:color w:val="222222"/>
              <w:sz w:val="20"/>
              <w:szCs w:val="20"/>
              <w:highlight w:val="white"/>
            </w:rPr>
          </w:pPr>
          <w:r>
            <w:t xml:space="preserve">Montiel-Garcia, D., Santoyo-Rivera, N., Ho, P., Carrillo-Tripp, M., Brooks III, C.L., Johnson, J.E., Reddy, </w:t>
          </w:r>
          <w:proofErr w:type="gramStart"/>
          <w:r>
            <w:t>V.S</w:t>
          </w:r>
          <w:proofErr w:type="gramEnd"/>
          <w:sdt>
            <w:sdtPr>
              <w:tag w:val="goog_rdk_181"/>
              <w:id w:val="-1085143177"/>
            </w:sdtPr>
            <w:sdtEndPr/>
            <w:sdtContent>
              <w:del w:id="1315" w:author="Antoni Luque Santolaria" w:date="2021-11-17T12:22:00Z">
                <w:r>
                  <w:delText>.</w:delText>
                </w:r>
              </w:del>
            </w:sdtContent>
          </w:sdt>
          <w:r>
            <w:t xml:space="preserve">. </w:t>
          </w:r>
          <w:proofErr w:type="spellStart"/>
          <w:r>
            <w:t>VIPERdb</w:t>
          </w:r>
          <w:proofErr w:type="spellEnd"/>
          <w:r>
            <w:t xml:space="preserve"> v3.0: a structure-based data analytics platform for viral capsids, </w:t>
          </w:r>
          <w:r>
            <w:rPr>
              <w:i/>
            </w:rPr>
            <w:t>Nucleic Acids Research</w:t>
          </w:r>
          <w:r>
            <w:t xml:space="preserve">, 49(D1) D809–D816. </w:t>
          </w:r>
          <w:r>
            <w:rPr>
              <w:b/>
            </w:rPr>
            <w:t>2021</w:t>
          </w:r>
          <w:r>
            <w:t xml:space="preserve">. </w:t>
          </w:r>
          <w:hyperlink r:id="rId14">
            <w:r>
              <w:rPr>
                <w:color w:val="0000FF"/>
                <w:u w:val="single"/>
              </w:rPr>
              <w:t>https://doi.org/10.1093/nar/gkaa1096</w:t>
            </w:r>
          </w:hyperlink>
          <w:sdt>
            <w:sdtPr>
              <w:tag w:val="goog_rdk_182"/>
              <w:id w:val="-1334991805"/>
            </w:sdtPr>
            <w:sdtEndPr/>
            <w:sdtContent/>
          </w:sdt>
        </w:p>
      </w:sdtContent>
    </w:sdt>
    <w:sdt>
      <w:sdtPr>
        <w:tag w:val="goog_rdk_186"/>
        <w:id w:val="-1429959163"/>
      </w:sdtPr>
      <w:sdtEndPr/>
      <w:sdtContent>
        <w:p w14:paraId="000000A3" w14:textId="77777777" w:rsidR="00EC67FD" w:rsidRDefault="00CF3DC9">
          <w:pPr>
            <w:ind w:left="360" w:hanging="720"/>
            <w:rPr>
              <w:ins w:id="1316" w:author="Antoni Luque Santolaria" w:date="2021-11-17T12:22:00Z"/>
            </w:rPr>
          </w:pPr>
          <w:sdt>
            <w:sdtPr>
              <w:tag w:val="goog_rdk_185"/>
              <w:id w:val="58830597"/>
            </w:sdtPr>
            <w:sdtEndPr/>
            <w:sdtContent/>
          </w:sdt>
        </w:p>
      </w:sdtContent>
    </w:sdt>
    <w:p w14:paraId="000000A4" w14:textId="77777777" w:rsidR="00EC67FD" w:rsidRDefault="00386A43">
      <w:pPr>
        <w:ind w:left="360" w:hanging="720"/>
      </w:pPr>
      <w:r>
        <w:t xml:space="preserve">Nifong R. L. &amp; </w:t>
      </w:r>
      <w:proofErr w:type="spellStart"/>
      <w:r>
        <w:t>Gillooly</w:t>
      </w:r>
      <w:proofErr w:type="spellEnd"/>
      <w:r>
        <w:t xml:space="preserve"> J. F. Temperature Effects on Virion Volume and Genome Length in DsDNA Viruses. </w:t>
      </w:r>
      <w:r>
        <w:rPr>
          <w:i/>
        </w:rPr>
        <w:t>Biol. Lett.</w:t>
      </w:r>
      <w:r>
        <w:t xml:space="preserve">, 12 (3), 20160023. </w:t>
      </w:r>
      <w:r>
        <w:rPr>
          <w:b/>
        </w:rPr>
        <w:t>2016</w:t>
      </w:r>
      <w:r>
        <w:t>. https://doi.org/10.1098/rsbl.2016.0023</w:t>
      </w:r>
    </w:p>
    <w:p w14:paraId="000000A5" w14:textId="77777777" w:rsidR="00EC67FD" w:rsidRDefault="00386A43">
      <w:pPr>
        <w:ind w:left="360" w:hanging="720"/>
      </w:pPr>
      <w:r>
        <w:t xml:space="preserve">Parent, K. N., Khayat, R., Tu, L. H., Suhanovsky, M. M., Cortines, J. R., Teschke, C. M., Johnson, J. E., Baker, T. S., P22 coat protein structures reveal a novel mechanism for capsid maturation: stability without auxiliary proteins or chemical crosslinks. </w:t>
      </w:r>
      <w:r>
        <w:rPr>
          <w:i/>
        </w:rPr>
        <w:t>Structure</w:t>
      </w:r>
      <w:r>
        <w:t>,</w:t>
      </w:r>
      <w:r>
        <w:rPr>
          <w:b/>
        </w:rPr>
        <w:t xml:space="preserve"> </w:t>
      </w:r>
      <w:r>
        <w:t xml:space="preserve">18, 390–401. </w:t>
      </w:r>
      <w:r>
        <w:rPr>
          <w:b/>
        </w:rPr>
        <w:t>2010.</w:t>
      </w:r>
      <w:r>
        <w:t xml:space="preserve"> https://doi.org/10.1016/j.str.2009.12.014</w:t>
      </w:r>
    </w:p>
    <w:p w14:paraId="000000A6" w14:textId="77777777" w:rsidR="00EC67FD" w:rsidRDefault="00386A43">
      <w:pPr>
        <w:ind w:left="360" w:hanging="720"/>
      </w:pPr>
      <w:r>
        <w:t xml:space="preserve">Parent, K.N., </w:t>
      </w:r>
      <w:proofErr w:type="spellStart"/>
      <w:r>
        <w:t>Gilcrease</w:t>
      </w:r>
      <w:proofErr w:type="spellEnd"/>
      <w:r>
        <w:t xml:space="preserve">, E.B., Casjens, S.R., Baker, T.S. Structural evolution of the P22-like phages: comparison of Sf6 and P22 procapsid and virion architectures. </w:t>
      </w:r>
      <w:r>
        <w:rPr>
          <w:i/>
        </w:rPr>
        <w:t>Virology,</w:t>
      </w:r>
      <w:r>
        <w:t xml:space="preserve"> 427,177–188. </w:t>
      </w:r>
      <w:r>
        <w:rPr>
          <w:b/>
        </w:rPr>
        <w:t>2012.</w:t>
      </w:r>
      <w:r>
        <w:t xml:space="preserve"> https://doi.org/10.1016/j.virol.2012.01.040</w:t>
      </w:r>
    </w:p>
    <w:p w14:paraId="000000A7" w14:textId="77777777" w:rsidR="00EC67FD" w:rsidRDefault="00386A43">
      <w:pPr>
        <w:ind w:left="360" w:hanging="720"/>
      </w:pPr>
      <w:r>
        <w:t xml:space="preserve">Parent, K.N., Tang, J., Cardone, G., </w:t>
      </w:r>
      <w:proofErr w:type="spellStart"/>
      <w:r>
        <w:t>Gilcrease</w:t>
      </w:r>
      <w:proofErr w:type="spellEnd"/>
      <w:r>
        <w:t xml:space="preserve">, E.B., Janssen, M.E., Olson, N.H., Casjens, S.R., Baker, T.S. Three-dimensional reconstructions of the bacteriophage CUS-3 virion reveal a conserved coat protein I-domain but a distinct tail spike receptor-binding domain. </w:t>
      </w:r>
      <w:r>
        <w:rPr>
          <w:i/>
        </w:rPr>
        <w:t xml:space="preserve">Virology, </w:t>
      </w:r>
      <w:r>
        <w:t xml:space="preserve">464–465C, 55–66. </w:t>
      </w:r>
      <w:r>
        <w:rPr>
          <w:b/>
        </w:rPr>
        <w:t>2014.</w:t>
      </w:r>
      <w:r>
        <w:t xml:space="preserve"> https://doi.org/10.1016/j.virol.2014.06.017</w:t>
      </w:r>
    </w:p>
    <w:p w14:paraId="000000A8" w14:textId="77777777" w:rsidR="00EC67FD" w:rsidRDefault="00386A43">
      <w:pPr>
        <w:ind w:left="360" w:hanging="720"/>
      </w:pPr>
      <w:proofErr w:type="spellStart"/>
      <w:r>
        <w:t>Pedregosa</w:t>
      </w:r>
      <w:proofErr w:type="spellEnd"/>
      <w:r>
        <w:t xml:space="preserve">, F., </w:t>
      </w:r>
      <w:proofErr w:type="spellStart"/>
      <w:r>
        <w:t>Varoquaux</w:t>
      </w:r>
      <w:proofErr w:type="spellEnd"/>
      <w:r>
        <w:t xml:space="preserve">, G., </w:t>
      </w:r>
      <w:proofErr w:type="spellStart"/>
      <w:r>
        <w:t>Gramfort</w:t>
      </w:r>
      <w:proofErr w:type="spellEnd"/>
      <w:r>
        <w:t xml:space="preserve">, A., Michel, V., </w:t>
      </w:r>
      <w:proofErr w:type="spellStart"/>
      <w:r>
        <w:t>Thirion</w:t>
      </w:r>
      <w:proofErr w:type="spellEnd"/>
      <w:r>
        <w:t xml:space="preserve">, B., Grisel, O., Blondel, M., </w:t>
      </w:r>
      <w:proofErr w:type="spellStart"/>
      <w:r>
        <w:t>Prettenhofer</w:t>
      </w:r>
      <w:proofErr w:type="spellEnd"/>
      <w:r>
        <w:t xml:space="preserve">, P., Weiss, R., </w:t>
      </w:r>
      <w:proofErr w:type="spellStart"/>
      <w:r>
        <w:t>Dubourg</w:t>
      </w:r>
      <w:proofErr w:type="spellEnd"/>
      <w:r>
        <w:t xml:space="preserve">, V., </w:t>
      </w:r>
      <w:proofErr w:type="spellStart"/>
      <w:r>
        <w:t>Vanderplas</w:t>
      </w:r>
      <w:proofErr w:type="spellEnd"/>
      <w:r>
        <w:t xml:space="preserve">, J., </w:t>
      </w:r>
      <w:proofErr w:type="spellStart"/>
      <w:r>
        <w:t>Passos</w:t>
      </w:r>
      <w:proofErr w:type="spellEnd"/>
      <w:r>
        <w:t xml:space="preserve">, A., </w:t>
      </w:r>
      <w:proofErr w:type="spellStart"/>
      <w:r>
        <w:t>Cournapeau</w:t>
      </w:r>
      <w:proofErr w:type="spellEnd"/>
      <w:r>
        <w:t xml:space="preserve">, D., </w:t>
      </w:r>
      <w:proofErr w:type="spellStart"/>
      <w:r>
        <w:t>Brucher</w:t>
      </w:r>
      <w:proofErr w:type="spellEnd"/>
      <w:r>
        <w:t xml:space="preserve">, M., Perrot, M. &amp; </w:t>
      </w:r>
      <w:proofErr w:type="spellStart"/>
      <w:r>
        <w:t>Duchesnay</w:t>
      </w:r>
      <w:proofErr w:type="spellEnd"/>
      <w:r>
        <w:t xml:space="preserve">, E. Scikit-learn: Machine Learning in Python, </w:t>
      </w:r>
      <w:r>
        <w:rPr>
          <w:i/>
        </w:rPr>
        <w:t>Journal of Machine Learning Research</w:t>
      </w:r>
      <w:r>
        <w:t xml:space="preserve">, 12: 2825—2830. </w:t>
      </w:r>
      <w:r>
        <w:rPr>
          <w:b/>
        </w:rPr>
        <w:t>2011</w:t>
      </w:r>
      <w:r>
        <w:t>. https://www.jmlr.org/papers/volume12/pedregosa11a/pedregosa11a.pdf</w:t>
      </w:r>
    </w:p>
    <w:p w14:paraId="000000A9" w14:textId="77777777" w:rsidR="00EC67FD" w:rsidRDefault="00386A43">
      <w:pPr>
        <w:ind w:left="360" w:hanging="720"/>
      </w:pPr>
      <w:r>
        <w:t xml:space="preserve">Petrovsky, S., Dyson, Z.A., </w:t>
      </w:r>
      <w:proofErr w:type="spellStart"/>
      <w:r>
        <w:t>Seviour</w:t>
      </w:r>
      <w:proofErr w:type="spellEnd"/>
      <w:r>
        <w:t xml:space="preserve">, R.J. &amp; Tillett, D. Small but Sufficient: </w:t>
      </w:r>
      <w:proofErr w:type="gramStart"/>
      <w:r>
        <w:t>the</w:t>
      </w:r>
      <w:proofErr w:type="gramEnd"/>
      <w:r>
        <w:t xml:space="preserve"> </w:t>
      </w:r>
      <w:proofErr w:type="spellStart"/>
      <w:r>
        <w:rPr>
          <w:i/>
        </w:rPr>
        <w:t>Rhodococcus</w:t>
      </w:r>
      <w:proofErr w:type="spellEnd"/>
      <w:r>
        <w:t xml:space="preserve"> Phage RRH1 Has the Smallest Known </w:t>
      </w:r>
      <w:proofErr w:type="spellStart"/>
      <w:r>
        <w:t>Siphoviridae</w:t>
      </w:r>
      <w:proofErr w:type="spellEnd"/>
      <w:r>
        <w:t xml:space="preserve"> Genome at 14.2 Kilobases. </w:t>
      </w:r>
      <w:r>
        <w:rPr>
          <w:i/>
        </w:rPr>
        <w:t>Journal of Virology</w:t>
      </w:r>
      <w:r>
        <w:t xml:space="preserve">, 86 (1) 358-363. </w:t>
      </w:r>
      <w:r>
        <w:rPr>
          <w:b/>
        </w:rPr>
        <w:t>2011</w:t>
      </w:r>
      <w:r>
        <w:t>. https://doi.org/10.1128/JVI.05460-11</w:t>
      </w:r>
    </w:p>
    <w:p w14:paraId="000000AA" w14:textId="77777777" w:rsidR="00EC67FD" w:rsidRDefault="00386A43">
      <w:pPr>
        <w:ind w:left="360" w:hanging="720"/>
      </w:pPr>
      <w:r>
        <w:t xml:space="preserve">Pettersen, E.F., Goddard, T.D., Huang, C.C., Meng, E.C., Couch, G.S., </w:t>
      </w:r>
      <w:proofErr w:type="spellStart"/>
      <w:r>
        <w:t>Croll</w:t>
      </w:r>
      <w:proofErr w:type="spellEnd"/>
      <w:r>
        <w:t xml:space="preserve">, T.I., Morris, J.H., Ferrin, </w:t>
      </w:r>
      <w:proofErr w:type="gramStart"/>
      <w:r>
        <w:t>T.E..</w:t>
      </w:r>
      <w:proofErr w:type="gramEnd"/>
      <w:r>
        <w:t xml:space="preserve"> UCSF </w:t>
      </w:r>
      <w:proofErr w:type="spellStart"/>
      <w:r>
        <w:t>ChimeraX</w:t>
      </w:r>
      <w:proofErr w:type="spellEnd"/>
      <w:r>
        <w:t xml:space="preserve">: Structure visualization for researchers, educators, and developers. </w:t>
      </w:r>
      <w:r>
        <w:rPr>
          <w:i/>
        </w:rPr>
        <w:t>Protein Sci.,</w:t>
      </w:r>
      <w:r>
        <w:t xml:space="preserve"> Jan;30(1):70-82. </w:t>
      </w:r>
      <w:r>
        <w:rPr>
          <w:b/>
        </w:rPr>
        <w:t>2021</w:t>
      </w:r>
      <w:r>
        <w:t xml:space="preserve">. https://doi.org/10.1002/pro.3943 </w:t>
      </w:r>
    </w:p>
    <w:p w14:paraId="000000AB" w14:textId="77777777" w:rsidR="00EC67FD" w:rsidRDefault="00386A43">
      <w:pPr>
        <w:ind w:left="360" w:hanging="720"/>
      </w:pPr>
      <w:proofErr w:type="spellStart"/>
      <w:r>
        <w:t>PhAnToMe</w:t>
      </w:r>
      <w:proofErr w:type="spellEnd"/>
      <w:r>
        <w:t xml:space="preserve">: Phage Annotation Tools and Methods[http://www.phantome.org/] (accessed June </w:t>
      </w:r>
      <w:proofErr w:type="gramStart"/>
      <w:r>
        <w:t>1th</w:t>
      </w:r>
      <w:proofErr w:type="gramEnd"/>
      <w:r>
        <w:t xml:space="preserve"> 2017).</w:t>
      </w:r>
    </w:p>
    <w:p w14:paraId="000000AC" w14:textId="77777777" w:rsidR="00EC67FD" w:rsidRDefault="00386A43">
      <w:pPr>
        <w:ind w:left="360" w:hanging="720"/>
      </w:pPr>
      <w:r>
        <w:t xml:space="preserve">Pietilä M.K., </w:t>
      </w:r>
      <w:proofErr w:type="spellStart"/>
      <w:r>
        <w:t>Laurinmaki</w:t>
      </w:r>
      <w:proofErr w:type="spellEnd"/>
      <w:r>
        <w:t xml:space="preserve"> P., Russell D.A., Ko C.C., Jacobs-Sera D., Hendrix R.W., </w:t>
      </w:r>
      <w:proofErr w:type="gramStart"/>
      <w:r>
        <w:t>Bamford .</w:t>
      </w:r>
      <w:proofErr w:type="gramEnd"/>
      <w:r>
        <w:t xml:space="preserve">H., Butcher S.J. Structure of the archaeal head-tailed virus HSTV-1 completes the HK97 fold story. </w:t>
      </w:r>
      <w:r>
        <w:rPr>
          <w:i/>
        </w:rPr>
        <w:t>Proc. Nat. Acad. Sci. USA</w:t>
      </w:r>
      <w:r>
        <w:rPr>
          <w:b/>
        </w:rPr>
        <w:t>,</w:t>
      </w:r>
      <w:r>
        <w:t xml:space="preserve"> 110,10604–10609. </w:t>
      </w:r>
      <w:r>
        <w:rPr>
          <w:b/>
        </w:rPr>
        <w:t>2013.</w:t>
      </w:r>
      <w:r>
        <w:t xml:space="preserve"> https://doi.org/10.1073/pnas.1303047110</w:t>
      </w:r>
    </w:p>
    <w:p w14:paraId="000000AD" w14:textId="77777777" w:rsidR="00EC67FD" w:rsidRDefault="00386A43">
      <w:pPr>
        <w:ind w:left="360" w:hanging="720"/>
      </w:pPr>
      <w:r>
        <w:t xml:space="preserve">Podgorski J., Calabrese J., </w:t>
      </w:r>
      <w:proofErr w:type="spellStart"/>
      <w:r>
        <w:t>Alexandrescu</w:t>
      </w:r>
      <w:proofErr w:type="spellEnd"/>
      <w:r>
        <w:t xml:space="preserve"> L., Jacobs-Sera D., Pope W., </w:t>
      </w:r>
      <w:proofErr w:type="spellStart"/>
      <w:r>
        <w:t>Hatfull</w:t>
      </w:r>
      <w:proofErr w:type="spellEnd"/>
      <w:r>
        <w:t xml:space="preserve"> G., White </w:t>
      </w:r>
      <w:proofErr w:type="gramStart"/>
      <w:r>
        <w:t>S..</w:t>
      </w:r>
      <w:proofErr w:type="gramEnd"/>
      <w:r>
        <w:t xml:space="preserve"> Structures of three </w:t>
      </w:r>
      <w:proofErr w:type="spellStart"/>
      <w:r>
        <w:t>actinobacteriophage</w:t>
      </w:r>
      <w:proofErr w:type="spellEnd"/>
      <w:r>
        <w:t xml:space="preserve"> capsids: Roles of symmetry and accessory proteins. </w:t>
      </w:r>
      <w:r>
        <w:rPr>
          <w:i/>
        </w:rPr>
        <w:t>Viruses</w:t>
      </w:r>
      <w:r>
        <w:t xml:space="preserve">, 12:294. </w:t>
      </w:r>
      <w:r>
        <w:rPr>
          <w:b/>
        </w:rPr>
        <w:t>2020.</w:t>
      </w:r>
      <w:r>
        <w:t xml:space="preserve"> https://doi.org/10.3390/v12030294</w:t>
      </w:r>
    </w:p>
    <w:p w14:paraId="000000AE" w14:textId="77777777" w:rsidR="00EC67FD" w:rsidRDefault="00386A43">
      <w:pPr>
        <w:ind w:left="360" w:hanging="720"/>
      </w:pPr>
      <w:r>
        <w:t xml:space="preserve">Pride, D.T., Wassenaar, T.M., Ghose, C., Blaser, M., Evidence of host-virus co-evolution in tetranucleotide usage patterns of bacteriophages and eukaryotic viruses. </w:t>
      </w:r>
      <w:r>
        <w:rPr>
          <w:i/>
        </w:rPr>
        <w:t>BMC Genomics</w:t>
      </w:r>
      <w:r>
        <w:t xml:space="preserve">, 7, 8.  </w:t>
      </w:r>
      <w:r>
        <w:rPr>
          <w:b/>
        </w:rPr>
        <w:t xml:space="preserve">2006. </w:t>
      </w:r>
      <w:r>
        <w:t>https://doi.org/10.1186/1471-2164-7-8</w:t>
      </w:r>
    </w:p>
    <w:p w14:paraId="000000AF" w14:textId="77777777" w:rsidR="00EC67FD" w:rsidRDefault="00386A43">
      <w:pPr>
        <w:ind w:left="360" w:hanging="720"/>
      </w:pPr>
      <w:proofErr w:type="spellStart"/>
      <w:r>
        <w:lastRenderedPageBreak/>
        <w:t>Rohwer</w:t>
      </w:r>
      <w:proofErr w:type="spellEnd"/>
      <w:r>
        <w:t xml:space="preserve"> F., &amp; Edwards R. The Phage Proteomic Tree: a genome-based taxonomy for phage. </w:t>
      </w:r>
      <w:r>
        <w:rPr>
          <w:i/>
        </w:rPr>
        <w:t>Journal of bacteriology</w:t>
      </w:r>
      <w:r>
        <w:t xml:space="preserve">, 184(16), 4529–4535. </w:t>
      </w:r>
      <w:r>
        <w:rPr>
          <w:b/>
        </w:rPr>
        <w:t>2002.</w:t>
      </w:r>
      <w:r>
        <w:t xml:space="preserve"> https://doi.org/10.1128/jb.184.16.4529-4535.2002</w:t>
      </w:r>
    </w:p>
    <w:p w14:paraId="000000B0" w14:textId="77777777" w:rsidR="00EC67FD" w:rsidRDefault="00386A43">
      <w:pPr>
        <w:ind w:left="360" w:hanging="720"/>
      </w:pPr>
      <w:r>
        <w:t xml:space="preserve">Roos, W. H., </w:t>
      </w:r>
      <w:proofErr w:type="spellStart"/>
      <w:r>
        <w:t>Bruinsma</w:t>
      </w:r>
      <w:proofErr w:type="spellEnd"/>
      <w:r>
        <w:t xml:space="preserve">, R., &amp; </w:t>
      </w:r>
      <w:proofErr w:type="spellStart"/>
      <w:r>
        <w:t>Wuite</w:t>
      </w:r>
      <w:proofErr w:type="spellEnd"/>
      <w:r>
        <w:t xml:space="preserve">, G. J. </w:t>
      </w:r>
      <w:proofErr w:type="gramStart"/>
      <w:r>
        <w:t>L..</w:t>
      </w:r>
      <w:proofErr w:type="gramEnd"/>
      <w:r>
        <w:t xml:space="preserve"> Physical virology. </w:t>
      </w:r>
      <w:r>
        <w:rPr>
          <w:i/>
        </w:rPr>
        <w:t>Nature Physics</w:t>
      </w:r>
      <w:r>
        <w:t xml:space="preserve">, 6(10), 733–743. </w:t>
      </w:r>
      <w:r>
        <w:rPr>
          <w:b/>
        </w:rPr>
        <w:t>2010</w:t>
      </w:r>
      <w:r>
        <w:t xml:space="preserve">. https://doi.org/10.1038/nphys1797 </w:t>
      </w:r>
    </w:p>
    <w:p w14:paraId="000000B1" w14:textId="77777777" w:rsidR="00EC67FD" w:rsidRDefault="00386A43">
      <w:pPr>
        <w:ind w:left="360" w:hanging="720"/>
      </w:pPr>
      <w:r>
        <w:t xml:space="preserve">Roux, S., </w:t>
      </w:r>
      <w:proofErr w:type="spellStart"/>
      <w:r>
        <w:t>Páez</w:t>
      </w:r>
      <w:proofErr w:type="spellEnd"/>
      <w:r>
        <w:t xml:space="preserve">-Espino, D., Chen, I.A., </w:t>
      </w:r>
      <w:proofErr w:type="spellStart"/>
      <w:r>
        <w:t>Palaniappan</w:t>
      </w:r>
      <w:proofErr w:type="spellEnd"/>
      <w:r>
        <w:t xml:space="preserve">, K., Ratner, A., Chu, K., Reddy, T.B.K., </w:t>
      </w:r>
      <w:proofErr w:type="spellStart"/>
      <w:r>
        <w:t>Nayfach</w:t>
      </w:r>
      <w:proofErr w:type="spellEnd"/>
      <w:r>
        <w:t xml:space="preserve">, S., Schulz, F., Call, L., Neches, R.Y., </w:t>
      </w:r>
      <w:proofErr w:type="spellStart"/>
      <w:r>
        <w:t>Woyke</w:t>
      </w:r>
      <w:proofErr w:type="spellEnd"/>
      <w:r>
        <w:t xml:space="preserve">, T., Ivanova, N.N., </w:t>
      </w:r>
      <w:proofErr w:type="spellStart"/>
      <w:r>
        <w:t>Eloe-Fadrosh</w:t>
      </w:r>
      <w:proofErr w:type="spellEnd"/>
      <w:r>
        <w:t xml:space="preserve">, E.A., </w:t>
      </w:r>
      <w:proofErr w:type="spellStart"/>
      <w:r>
        <w:t>Kyrpides</w:t>
      </w:r>
      <w:proofErr w:type="spellEnd"/>
      <w:r>
        <w:t xml:space="preserve">, </w:t>
      </w:r>
      <w:proofErr w:type="gramStart"/>
      <w:r>
        <w:t>N.C..</w:t>
      </w:r>
      <w:proofErr w:type="gramEnd"/>
      <w:r>
        <w:t xml:space="preserve"> IMG/VR v3: an integrated ecological and evolutionary framework for interrogating genomes of uncultivated viruses. </w:t>
      </w:r>
      <w:r>
        <w:rPr>
          <w:i/>
        </w:rPr>
        <w:t xml:space="preserve">Nucleic Acids Research. </w:t>
      </w:r>
      <w:r>
        <w:t xml:space="preserve">49(D1) D764-D775. </w:t>
      </w:r>
      <w:r>
        <w:rPr>
          <w:b/>
        </w:rPr>
        <w:t>2020</w:t>
      </w:r>
      <w:r>
        <w:t>. https://doi.org/10.1093/nar/gkaa946</w:t>
      </w:r>
    </w:p>
    <w:p w14:paraId="000000B2" w14:textId="77777777" w:rsidR="00EC67FD" w:rsidRDefault="00386A43">
      <w:pPr>
        <w:ind w:left="360" w:hanging="720"/>
      </w:pPr>
      <w:r>
        <w:t xml:space="preserve">Roux, S., </w:t>
      </w:r>
      <w:proofErr w:type="spellStart"/>
      <w:r>
        <w:t>Solonenko</w:t>
      </w:r>
      <w:proofErr w:type="spellEnd"/>
      <w:r>
        <w:t xml:space="preserve">, N.E., Dang, V.T., Poulos, B.T., </w:t>
      </w:r>
      <w:proofErr w:type="spellStart"/>
      <w:r>
        <w:t>Schwenck</w:t>
      </w:r>
      <w:proofErr w:type="spellEnd"/>
      <w:r>
        <w:t xml:space="preserve">, S.M., Goldsmith, D.B., Coleman, M.L., Breitbart, M., Sullivan, </w:t>
      </w:r>
      <w:proofErr w:type="gramStart"/>
      <w:r>
        <w:t>M.B..</w:t>
      </w:r>
      <w:proofErr w:type="gramEnd"/>
      <w:r>
        <w:t xml:space="preserve"> Towards quantitative </w:t>
      </w:r>
      <w:proofErr w:type="spellStart"/>
      <w:r>
        <w:t>viromics</w:t>
      </w:r>
      <w:proofErr w:type="spellEnd"/>
      <w:r>
        <w:t xml:space="preserve"> for both double-stranded and single-stranded DNA viruses. </w:t>
      </w:r>
      <w:proofErr w:type="spellStart"/>
      <w:r>
        <w:rPr>
          <w:i/>
        </w:rPr>
        <w:t>PeerJ</w:t>
      </w:r>
      <w:proofErr w:type="spellEnd"/>
      <w:r>
        <w:t xml:space="preserve">, </w:t>
      </w:r>
      <w:proofErr w:type="gramStart"/>
      <w:r>
        <w:t>4:e</w:t>
      </w:r>
      <w:proofErr w:type="gramEnd"/>
      <w:r>
        <w:t xml:space="preserve">2777. </w:t>
      </w:r>
      <w:r>
        <w:rPr>
          <w:b/>
        </w:rPr>
        <w:t>2016</w:t>
      </w:r>
      <w:r>
        <w:t>. https://doi.org/10.7717/peerj.2777</w:t>
      </w:r>
    </w:p>
    <w:p w14:paraId="000000B3" w14:textId="77777777" w:rsidR="00EC67FD" w:rsidRDefault="00386A43">
      <w:pPr>
        <w:ind w:left="360" w:hanging="720"/>
      </w:pPr>
      <w:r>
        <w:t xml:space="preserve">Santos-Medellin, C., Zinke, L.A., </w:t>
      </w:r>
      <w:proofErr w:type="spellStart"/>
      <w:r>
        <w:t>ter</w:t>
      </w:r>
      <w:proofErr w:type="spellEnd"/>
      <w:r>
        <w:t xml:space="preserve"> Horst, A.M., </w:t>
      </w:r>
      <w:proofErr w:type="spellStart"/>
      <w:r>
        <w:t>Gelardi</w:t>
      </w:r>
      <w:proofErr w:type="spellEnd"/>
      <w:r>
        <w:t xml:space="preserve">, D.L., Parikh, S.J., Emerson, </w:t>
      </w:r>
      <w:proofErr w:type="gramStart"/>
      <w:r>
        <w:t>J.B..</w:t>
      </w:r>
      <w:proofErr w:type="gramEnd"/>
      <w:r>
        <w:t xml:space="preserve"> </w:t>
      </w:r>
      <w:proofErr w:type="spellStart"/>
      <w:r>
        <w:t>Viromes</w:t>
      </w:r>
      <w:proofErr w:type="spellEnd"/>
      <w:r>
        <w:t xml:space="preserve"> outperform total metagenomes in revealing the spatiotemporal patterns of agricultural soil viral communities. </w:t>
      </w:r>
      <w:r>
        <w:rPr>
          <w:i/>
        </w:rPr>
        <w:t>The ISME Journal</w:t>
      </w:r>
      <w:r>
        <w:t xml:space="preserve">, 15, 1956–1970. </w:t>
      </w:r>
      <w:r>
        <w:rPr>
          <w:b/>
        </w:rPr>
        <w:t>2021</w:t>
      </w:r>
      <w:r>
        <w:t>. https://doi.org/10.1038/s41396-021-00897-y</w:t>
      </w:r>
    </w:p>
    <w:p w14:paraId="000000B4" w14:textId="77777777" w:rsidR="00EC67FD" w:rsidRDefault="00386A43">
      <w:pPr>
        <w:ind w:left="360" w:hanging="720"/>
      </w:pPr>
      <w:proofErr w:type="spellStart"/>
      <w:r>
        <w:t>Seguritan</w:t>
      </w:r>
      <w:proofErr w:type="spellEnd"/>
      <w:r>
        <w:t xml:space="preserve"> V., Alves Jr. N., Arnoult M., Raymond A., Lorimer </w:t>
      </w:r>
      <w:proofErr w:type="gramStart"/>
      <w:r>
        <w:t>D. ,</w:t>
      </w:r>
      <w:proofErr w:type="gramEnd"/>
      <w:r>
        <w:t xml:space="preserve"> Burgin Jr. A.B., </w:t>
      </w:r>
      <w:proofErr w:type="spellStart"/>
      <w:r>
        <w:t>Salamon</w:t>
      </w:r>
      <w:proofErr w:type="spellEnd"/>
      <w:r>
        <w:t xml:space="preserve"> P., &amp; </w:t>
      </w:r>
      <w:proofErr w:type="spellStart"/>
      <w:r>
        <w:t>Segall</w:t>
      </w:r>
      <w:proofErr w:type="spellEnd"/>
      <w:r>
        <w:t xml:space="preserve"> A.M.. Artificial neural networks trained to detect viral and phage structural proteins. </w:t>
      </w:r>
      <w:r>
        <w:rPr>
          <w:i/>
        </w:rPr>
        <w:t>PLOS Computational Biology</w:t>
      </w:r>
      <w:r>
        <w:t xml:space="preserve">, 8 (8), e1002657. </w:t>
      </w:r>
      <w:r>
        <w:rPr>
          <w:b/>
        </w:rPr>
        <w:t>2012.</w:t>
      </w:r>
      <w:r>
        <w:t xml:space="preserve"> https://doi.org/10.1371/journal.pcbi.1002657</w:t>
      </w:r>
    </w:p>
    <w:p w14:paraId="000000B5" w14:textId="77777777" w:rsidR="00EC67FD" w:rsidRDefault="00386A43">
      <w:pPr>
        <w:ind w:left="360" w:hanging="720"/>
      </w:pPr>
      <w:r>
        <w:t xml:space="preserve">Shamash, M. and Maurice, C.F. Phages in the infant gut: a framework for </w:t>
      </w:r>
      <w:proofErr w:type="spellStart"/>
      <w:r>
        <w:t>virome</w:t>
      </w:r>
      <w:proofErr w:type="spellEnd"/>
      <w:r>
        <w:t xml:space="preserve"> development during early life. </w:t>
      </w:r>
      <w:r>
        <w:rPr>
          <w:i/>
        </w:rPr>
        <w:t>ISME J</w:t>
      </w:r>
      <w:r>
        <w:t xml:space="preserve">. </w:t>
      </w:r>
      <w:r>
        <w:rPr>
          <w:b/>
        </w:rPr>
        <w:t>2021</w:t>
      </w:r>
      <w:r>
        <w:t>. https://doi.org/10.1038/s41396-021-01090-x</w:t>
      </w:r>
    </w:p>
    <w:p w14:paraId="000000B6" w14:textId="77777777" w:rsidR="00EC67FD" w:rsidRDefault="00386A43">
      <w:pPr>
        <w:ind w:left="360" w:hanging="720"/>
      </w:pPr>
      <w:r>
        <w:t xml:space="preserve">Shen, P. S., </w:t>
      </w:r>
      <w:proofErr w:type="spellStart"/>
      <w:r>
        <w:t>Domek</w:t>
      </w:r>
      <w:proofErr w:type="spellEnd"/>
      <w:r>
        <w:t xml:space="preserve">, M. J., Sanz-Garcia, E., </w:t>
      </w:r>
      <w:proofErr w:type="spellStart"/>
      <w:r>
        <w:t>Makaju</w:t>
      </w:r>
      <w:proofErr w:type="spellEnd"/>
      <w:r>
        <w:t xml:space="preserve">, A., Taylor, R. M., </w:t>
      </w:r>
      <w:proofErr w:type="spellStart"/>
      <w:r>
        <w:t>Hoggan</w:t>
      </w:r>
      <w:proofErr w:type="spellEnd"/>
      <w:r>
        <w:t xml:space="preserve">, R., </w:t>
      </w:r>
      <w:proofErr w:type="spellStart"/>
      <w:r>
        <w:t>Culumber</w:t>
      </w:r>
      <w:proofErr w:type="spellEnd"/>
      <w:r>
        <w:t xml:space="preserve">, M. D., Oberg, C. J., Breakwell, D. P., Prince, J. T., </w:t>
      </w:r>
      <w:proofErr w:type="spellStart"/>
      <w:r>
        <w:t>Belnap</w:t>
      </w:r>
      <w:proofErr w:type="spellEnd"/>
      <w:r>
        <w:t xml:space="preserve">, D. M., Sequence and structural characterization of great </w:t>
      </w:r>
      <w:proofErr w:type="gramStart"/>
      <w:r>
        <w:t>salt lake</w:t>
      </w:r>
      <w:proofErr w:type="gramEnd"/>
      <w:r>
        <w:t xml:space="preserve"> bacteriophage CW02, a member of the T7-like supergroup. </w:t>
      </w:r>
      <w:r>
        <w:rPr>
          <w:i/>
        </w:rPr>
        <w:t xml:space="preserve">J. </w:t>
      </w:r>
      <w:proofErr w:type="spellStart"/>
      <w:r>
        <w:rPr>
          <w:i/>
        </w:rPr>
        <w:t>Virol</w:t>
      </w:r>
      <w:proofErr w:type="spellEnd"/>
      <w:r>
        <w:rPr>
          <w:i/>
        </w:rPr>
        <w:t>.</w:t>
      </w:r>
      <w:r>
        <w:t xml:space="preserve">, 86, 7907–7917. </w:t>
      </w:r>
      <w:r>
        <w:rPr>
          <w:b/>
        </w:rPr>
        <w:t>2012</w:t>
      </w:r>
      <w:r>
        <w:t>. https://doi.org/10.1128/JVI.00407-12</w:t>
      </w:r>
    </w:p>
    <w:p w14:paraId="000000B7" w14:textId="77777777" w:rsidR="00EC67FD" w:rsidRDefault="00386A43">
      <w:pPr>
        <w:pBdr>
          <w:top w:val="nil"/>
          <w:left w:val="nil"/>
          <w:bottom w:val="nil"/>
          <w:right w:val="nil"/>
          <w:between w:val="nil"/>
        </w:pBdr>
        <w:ind w:left="360" w:hanging="720"/>
      </w:pPr>
      <w:r>
        <w:t xml:space="preserve">Shkoporov, A.N., Clooney, A.G., Sutton, T.D.S., Ryan, F.J., Daly, K.M., Nolan, J.A., McDonnell, S.A., </w:t>
      </w:r>
      <w:proofErr w:type="spellStart"/>
      <w:r>
        <w:t>Khokhlova</w:t>
      </w:r>
      <w:proofErr w:type="spellEnd"/>
      <w:r>
        <w:t xml:space="preserve">, E.V., Draper, L.A., Forde, A., Guerin, E., </w:t>
      </w:r>
      <w:proofErr w:type="spellStart"/>
      <w:r>
        <w:t>Velayudhan</w:t>
      </w:r>
      <w:proofErr w:type="spellEnd"/>
      <w:r>
        <w:t xml:space="preserve">, V., Ross, R.P., Hill, </w:t>
      </w:r>
      <w:proofErr w:type="gramStart"/>
      <w:r>
        <w:t>C..</w:t>
      </w:r>
      <w:proofErr w:type="gramEnd"/>
      <w:r>
        <w:t xml:space="preserve"> The Human Gut </w:t>
      </w:r>
      <w:proofErr w:type="spellStart"/>
      <w:r>
        <w:t>Virome</w:t>
      </w:r>
      <w:proofErr w:type="spellEnd"/>
      <w:r>
        <w:t xml:space="preserve"> Is Highly Diverse, Stable, and Individual Specific. </w:t>
      </w:r>
      <w:r>
        <w:rPr>
          <w:i/>
        </w:rPr>
        <w:t>Cell Host &amp; Microbe</w:t>
      </w:r>
      <w:r>
        <w:t xml:space="preserve">, 26(4) P527-541.E5. </w:t>
      </w:r>
      <w:r>
        <w:rPr>
          <w:b/>
        </w:rPr>
        <w:t>2019</w:t>
      </w:r>
      <w:r>
        <w:t>. https://doi.org/10.1016/j.chom.2019.09.009</w:t>
      </w:r>
    </w:p>
    <w:p w14:paraId="000000B8" w14:textId="5A853308" w:rsidR="00EC67FD" w:rsidRDefault="00386A43">
      <w:pPr>
        <w:pBdr>
          <w:top w:val="nil"/>
          <w:left w:val="nil"/>
          <w:bottom w:val="nil"/>
          <w:right w:val="nil"/>
          <w:between w:val="nil"/>
        </w:pBdr>
        <w:ind w:left="360" w:hanging="720"/>
        <w:rPr>
          <w:ins w:id="1317" w:author="Antoni Luque Santolaria" w:date="2021-12-21T16:11:00Z"/>
        </w:rPr>
      </w:pPr>
      <w:r>
        <w:t xml:space="preserve">Sieradzki, E., Ignacio-Espinoza, J.C., Needham, D., </w:t>
      </w:r>
      <w:proofErr w:type="spellStart"/>
      <w:r>
        <w:t>Fichot</w:t>
      </w:r>
      <w:proofErr w:type="spellEnd"/>
      <w:r>
        <w:t xml:space="preserve">, E.B., Fuhrman, </w:t>
      </w:r>
      <w:proofErr w:type="gramStart"/>
      <w:r>
        <w:t>J.A..</w:t>
      </w:r>
      <w:proofErr w:type="gramEnd"/>
      <w:r>
        <w:t xml:space="preserve"> Dynamic marine viral infections and major contribution to photosynthetic processes shown by spatiotemporal picoplankton </w:t>
      </w:r>
      <w:proofErr w:type="spellStart"/>
      <w:r>
        <w:t>metatranscriptomes</w:t>
      </w:r>
      <w:proofErr w:type="spellEnd"/>
      <w:r>
        <w:t xml:space="preserve">. </w:t>
      </w:r>
      <w:r>
        <w:rPr>
          <w:i/>
        </w:rPr>
        <w:t xml:space="preserve">Nat </w:t>
      </w:r>
      <w:proofErr w:type="spellStart"/>
      <w:r>
        <w:rPr>
          <w:i/>
        </w:rPr>
        <w:t>Commun</w:t>
      </w:r>
      <w:proofErr w:type="spellEnd"/>
      <w:r>
        <w:t xml:space="preserve"> 10, 1169. </w:t>
      </w:r>
      <w:r>
        <w:rPr>
          <w:b/>
        </w:rPr>
        <w:t>2019</w:t>
      </w:r>
      <w:r>
        <w:t xml:space="preserve">. </w:t>
      </w:r>
      <w:ins w:id="1318" w:author="Antoni Luque Santolaria" w:date="2021-12-21T16:11:00Z">
        <w:r w:rsidR="00377091">
          <w:fldChar w:fldCharType="begin"/>
        </w:r>
        <w:r w:rsidR="00377091">
          <w:instrText xml:space="preserve"> HYPERLINK "</w:instrText>
        </w:r>
      </w:ins>
      <w:r w:rsidR="00377091">
        <w:instrText>https://doi.org/10.1038/s41467-019-09106-z</w:instrText>
      </w:r>
      <w:ins w:id="1319" w:author="Antoni Luque Santolaria" w:date="2021-12-21T16:11:00Z">
        <w:r w:rsidR="00377091">
          <w:instrText xml:space="preserve">" </w:instrText>
        </w:r>
        <w:r w:rsidR="00377091">
          <w:fldChar w:fldCharType="separate"/>
        </w:r>
      </w:ins>
      <w:r w:rsidR="00377091" w:rsidRPr="00DF5AB3">
        <w:rPr>
          <w:rStyle w:val="Hyperlink"/>
        </w:rPr>
        <w:t>https://doi.org/10.1038/s41467-019-09106-z</w:t>
      </w:r>
      <w:ins w:id="1320" w:author="Antoni Luque Santolaria" w:date="2021-12-21T16:11:00Z">
        <w:r w:rsidR="00377091">
          <w:fldChar w:fldCharType="end"/>
        </w:r>
      </w:ins>
    </w:p>
    <w:p w14:paraId="1B1370BC" w14:textId="7909E6EF" w:rsidR="00377091" w:rsidRDefault="00377091">
      <w:pPr>
        <w:pBdr>
          <w:top w:val="nil"/>
          <w:left w:val="nil"/>
          <w:bottom w:val="nil"/>
          <w:right w:val="nil"/>
          <w:between w:val="nil"/>
        </w:pBdr>
        <w:ind w:left="360" w:hanging="720"/>
      </w:pPr>
      <w:ins w:id="1321" w:author="Antoni Luque Santolaria" w:date="2021-12-21T16:11:00Z">
        <w:r>
          <w:t xml:space="preserve">Sievers F., </w:t>
        </w:r>
        <w:proofErr w:type="spellStart"/>
        <w:r>
          <w:t>Wilm</w:t>
        </w:r>
        <w:proofErr w:type="spellEnd"/>
        <w:r>
          <w:t xml:space="preserve"> A., Dineen D., Gibson T.J., Karplus K., Li W., Lopez R., McWilliam H., </w:t>
        </w:r>
        <w:proofErr w:type="spellStart"/>
        <w:r>
          <w:t>Remmert</w:t>
        </w:r>
        <w:proofErr w:type="spellEnd"/>
        <w:r>
          <w:t xml:space="preserve"> M., </w:t>
        </w:r>
        <w:proofErr w:type="spellStart"/>
        <w:r>
          <w:t>Söding</w:t>
        </w:r>
        <w:proofErr w:type="spellEnd"/>
        <w:r>
          <w:t xml:space="preserve"> J., Thompson J.D. and Higgins D.G. Fast, scalable generation of high-quality protein multiple sequence alignments using </w:t>
        </w:r>
        <w:proofErr w:type="spellStart"/>
        <w:r>
          <w:t>Clustal</w:t>
        </w:r>
        <w:proofErr w:type="spellEnd"/>
        <w:r>
          <w:t xml:space="preserve"> Omega. </w:t>
        </w:r>
        <w:r w:rsidRPr="007844C7">
          <w:rPr>
            <w:i/>
            <w:iCs/>
          </w:rPr>
          <w:t>Mol. Syst. Biol.</w:t>
        </w:r>
        <w:r>
          <w:t xml:space="preserve"> 7:539. </w:t>
        </w:r>
        <w:r w:rsidRPr="007844C7">
          <w:rPr>
            <w:b/>
            <w:bCs/>
          </w:rPr>
          <w:t>2011</w:t>
        </w:r>
        <w:r>
          <w:rPr>
            <w:b/>
            <w:bCs/>
          </w:rPr>
          <w:t>.</w:t>
        </w:r>
        <w:r>
          <w:t xml:space="preserve"> </w:t>
        </w:r>
        <w:r>
          <w:fldChar w:fldCharType="begin"/>
        </w:r>
        <w:r>
          <w:instrText xml:space="preserve"> HYPERLINK "https://doi.org/10.1038/msb.2011.75" </w:instrText>
        </w:r>
        <w:r>
          <w:fldChar w:fldCharType="separate"/>
        </w:r>
        <w:r w:rsidRPr="00377091">
          <w:rPr>
            <w:rStyle w:val="Hyperlink"/>
          </w:rPr>
          <w:t>https://doi.org/10.1038/msb.2011.75</w:t>
        </w:r>
        <w:r>
          <w:fldChar w:fldCharType="end"/>
        </w:r>
      </w:ins>
    </w:p>
    <w:p w14:paraId="000000B9" w14:textId="77777777" w:rsidR="00EC67FD" w:rsidRDefault="00386A43">
      <w:pPr>
        <w:pBdr>
          <w:top w:val="nil"/>
          <w:left w:val="nil"/>
          <w:bottom w:val="nil"/>
          <w:right w:val="nil"/>
          <w:between w:val="nil"/>
        </w:pBdr>
        <w:ind w:left="360" w:hanging="720"/>
        <w:rPr>
          <w:color w:val="000000"/>
        </w:rPr>
      </w:pPr>
      <w:r>
        <w:rPr>
          <w:color w:val="000000"/>
        </w:rPr>
        <w:t xml:space="preserve">Silveira C.B., Coutinho F.H., Cavalcanti G.S., Benler S., </w:t>
      </w:r>
      <w:proofErr w:type="spellStart"/>
      <w:r>
        <w:rPr>
          <w:color w:val="000000"/>
        </w:rPr>
        <w:t>Doane</w:t>
      </w:r>
      <w:proofErr w:type="spellEnd"/>
      <w:r>
        <w:rPr>
          <w:color w:val="000000"/>
        </w:rPr>
        <w:t xml:space="preserve"> M.P., Dinsdale E.A., Edwards R.A., </w:t>
      </w:r>
      <w:proofErr w:type="spellStart"/>
      <w:r>
        <w:rPr>
          <w:color w:val="000000"/>
        </w:rPr>
        <w:t>Francini</w:t>
      </w:r>
      <w:proofErr w:type="spellEnd"/>
      <w:r>
        <w:rPr>
          <w:color w:val="000000"/>
        </w:rPr>
        <w:t xml:space="preserve">-Filho R.B., Thompson C.C., Luque A., </w:t>
      </w:r>
      <w:proofErr w:type="spellStart"/>
      <w:r>
        <w:rPr>
          <w:color w:val="000000"/>
        </w:rPr>
        <w:t>Rohwer</w:t>
      </w:r>
      <w:proofErr w:type="spellEnd"/>
      <w:r>
        <w:rPr>
          <w:color w:val="000000"/>
        </w:rPr>
        <w:t xml:space="preserve"> F.L. &amp; Thompson F., Genomic and ecological attributes of marine bacteriophages encoding bacterial virulence genes. </w:t>
      </w:r>
      <w:r>
        <w:rPr>
          <w:i/>
          <w:color w:val="000000"/>
        </w:rPr>
        <w:t>BMC Genomics</w:t>
      </w:r>
      <w:r>
        <w:rPr>
          <w:color w:val="000000"/>
        </w:rPr>
        <w:t xml:space="preserve"> 21, 126</w:t>
      </w:r>
      <w:r>
        <w:t xml:space="preserve">. </w:t>
      </w:r>
      <w:r>
        <w:rPr>
          <w:b/>
          <w:color w:val="000000"/>
        </w:rPr>
        <w:t>2020</w:t>
      </w:r>
      <w:r>
        <w:rPr>
          <w:color w:val="000000"/>
        </w:rPr>
        <w:t xml:space="preserve">. </w:t>
      </w:r>
      <w:r>
        <w:t>https://doi.org/10.1186/s12864-020-6523-2</w:t>
      </w:r>
    </w:p>
    <w:p w14:paraId="000000BA" w14:textId="77777777" w:rsidR="00EC67FD" w:rsidRDefault="00386A43">
      <w:pPr>
        <w:pBdr>
          <w:top w:val="nil"/>
          <w:left w:val="nil"/>
          <w:bottom w:val="nil"/>
          <w:right w:val="nil"/>
          <w:between w:val="nil"/>
        </w:pBdr>
        <w:ind w:left="360" w:hanging="720"/>
        <w:rPr>
          <w:color w:val="000000"/>
        </w:rPr>
      </w:pPr>
      <w:r>
        <w:rPr>
          <w:color w:val="000000"/>
        </w:rPr>
        <w:t xml:space="preserve">Silveira C.B., Luque A., </w:t>
      </w:r>
      <w:proofErr w:type="spellStart"/>
      <w:r>
        <w:rPr>
          <w:color w:val="000000"/>
        </w:rPr>
        <w:t>Rohwer</w:t>
      </w:r>
      <w:proofErr w:type="spellEnd"/>
      <w:r>
        <w:rPr>
          <w:color w:val="000000"/>
        </w:rPr>
        <w:t xml:space="preserve"> F. The landscape of lysogeny across microbial community density, diversity, and energetics. </w:t>
      </w:r>
      <w:r>
        <w:rPr>
          <w:i/>
          <w:color w:val="000000"/>
        </w:rPr>
        <w:t xml:space="preserve">Environmental Microbiology, </w:t>
      </w:r>
      <w:r>
        <w:rPr>
          <w:color w:val="000000"/>
        </w:rPr>
        <w:t xml:space="preserve">23: 4098-4111. </w:t>
      </w:r>
      <w:r>
        <w:rPr>
          <w:b/>
          <w:color w:val="000000"/>
        </w:rPr>
        <w:t>2021</w:t>
      </w:r>
      <w:r>
        <w:t xml:space="preserve">. </w:t>
      </w:r>
      <w:r>
        <w:rPr>
          <w:color w:val="000000"/>
        </w:rPr>
        <w:t>https://doi.org/10.1111/1462-2920.15640</w:t>
      </w:r>
    </w:p>
    <w:p w14:paraId="000000BB" w14:textId="77777777" w:rsidR="00EC67FD" w:rsidRDefault="00386A43">
      <w:pPr>
        <w:pBdr>
          <w:top w:val="nil"/>
          <w:left w:val="nil"/>
          <w:bottom w:val="nil"/>
          <w:right w:val="nil"/>
          <w:between w:val="nil"/>
        </w:pBdr>
        <w:ind w:left="360" w:hanging="720"/>
        <w:rPr>
          <w:color w:val="000000"/>
        </w:rPr>
      </w:pPr>
      <w:proofErr w:type="spellStart"/>
      <w:r>
        <w:rPr>
          <w:color w:val="000000"/>
        </w:rPr>
        <w:lastRenderedPageBreak/>
        <w:t>Söding</w:t>
      </w:r>
      <w:proofErr w:type="spellEnd"/>
      <w:r>
        <w:rPr>
          <w:color w:val="000000"/>
        </w:rPr>
        <w:t xml:space="preserve"> J., Protein homology detection by HMM-HMM comparison. </w:t>
      </w:r>
      <w:r>
        <w:rPr>
          <w:i/>
          <w:color w:val="000000"/>
        </w:rPr>
        <w:t>Bioinformatics</w:t>
      </w:r>
      <w:r>
        <w:t>, 21(7):951-60.</w:t>
      </w:r>
      <w:r>
        <w:rPr>
          <w:color w:val="000000"/>
        </w:rPr>
        <w:t xml:space="preserve"> </w:t>
      </w:r>
      <w:r>
        <w:rPr>
          <w:b/>
          <w:color w:val="000000"/>
        </w:rPr>
        <w:t>2005</w:t>
      </w:r>
      <w:r>
        <w:rPr>
          <w:color w:val="000000"/>
        </w:rPr>
        <w:t>. https://doi.org/10.1093/bioinformatics/bti125</w:t>
      </w:r>
    </w:p>
    <w:p w14:paraId="000000BC" w14:textId="77777777" w:rsidR="00EC67FD" w:rsidRDefault="00386A43">
      <w:pPr>
        <w:ind w:left="360" w:hanging="720"/>
      </w:pPr>
      <w:proofErr w:type="spellStart"/>
      <w:r>
        <w:t>Spilman</w:t>
      </w:r>
      <w:proofErr w:type="spellEnd"/>
      <w:r>
        <w:t xml:space="preserve">, M. S., Dearborn, A. D., Chang, J. R., </w:t>
      </w:r>
      <w:proofErr w:type="spellStart"/>
      <w:r>
        <w:t>Damle</w:t>
      </w:r>
      <w:proofErr w:type="spellEnd"/>
      <w:r>
        <w:t xml:space="preserve">, P. K., Christie, G. E., </w:t>
      </w:r>
      <w:proofErr w:type="spellStart"/>
      <w:r>
        <w:t>Dokland</w:t>
      </w:r>
      <w:proofErr w:type="spellEnd"/>
      <w:r>
        <w:t>, T., A conformational switch involved in maturation of Staphylococcus aureus bacteriophage 80alpha capsids.</w:t>
      </w:r>
      <w:r>
        <w:rPr>
          <w:i/>
        </w:rPr>
        <w:t xml:space="preserve"> J. Mol. Biol.</w:t>
      </w:r>
      <w:r>
        <w:t xml:space="preserve">, 405, 863–876. </w:t>
      </w:r>
      <w:r>
        <w:rPr>
          <w:b/>
        </w:rPr>
        <w:t>2011</w:t>
      </w:r>
      <w:r>
        <w:t>. https://doi.org/10.1016/j.jmb.2010.11.047</w:t>
      </w:r>
    </w:p>
    <w:p w14:paraId="000000BD" w14:textId="77777777" w:rsidR="00EC67FD" w:rsidRDefault="00386A43">
      <w:pPr>
        <w:ind w:left="360" w:hanging="720"/>
      </w:pPr>
      <w:r>
        <w:t xml:space="preserve">Stone, N.P., Demo, G., </w:t>
      </w:r>
      <w:proofErr w:type="spellStart"/>
      <w:r>
        <w:t>Agnello</w:t>
      </w:r>
      <w:proofErr w:type="spellEnd"/>
      <w:r>
        <w:t xml:space="preserve">, E. et al. Principles for enhancing virus capsid capacity and stability from a thermophilic virus capsid structure. </w:t>
      </w:r>
      <w:r>
        <w:rPr>
          <w:i/>
        </w:rPr>
        <w:t xml:space="preserve">Nat </w:t>
      </w:r>
      <w:proofErr w:type="spellStart"/>
      <w:r>
        <w:rPr>
          <w:i/>
        </w:rPr>
        <w:t>Commun</w:t>
      </w:r>
      <w:proofErr w:type="spellEnd"/>
      <w:r>
        <w:rPr>
          <w:b/>
        </w:rPr>
        <w:t>,</w:t>
      </w:r>
      <w:r>
        <w:t xml:space="preserve"> 10, 4471. </w:t>
      </w:r>
      <w:r>
        <w:rPr>
          <w:b/>
        </w:rPr>
        <w:t>2019.</w:t>
      </w:r>
      <w:r>
        <w:t xml:space="preserve"> https://doi.org/10.1038/s41467-019-12341-z</w:t>
      </w:r>
    </w:p>
    <w:p w14:paraId="000000BE" w14:textId="77777777" w:rsidR="00EC67FD" w:rsidRDefault="00386A43">
      <w:pPr>
        <w:ind w:left="360" w:hanging="720"/>
      </w:pPr>
      <w:proofErr w:type="spellStart"/>
      <w:r>
        <w:t>Stroupe</w:t>
      </w:r>
      <w:proofErr w:type="spellEnd"/>
      <w:r>
        <w:t xml:space="preserve">, M. E., Brewer, T. E., Sousa, D. R., Jones, K. M., The structure of </w:t>
      </w:r>
      <w:proofErr w:type="spellStart"/>
      <w:r>
        <w:t>Sinorhizobium</w:t>
      </w:r>
      <w:proofErr w:type="spellEnd"/>
      <w:r>
        <w:t xml:space="preserve"> </w:t>
      </w:r>
      <w:proofErr w:type="spellStart"/>
      <w:r>
        <w:t>meliloti</w:t>
      </w:r>
      <w:proofErr w:type="spellEnd"/>
      <w:r>
        <w:t xml:space="preserve"> phage PhiM12, which has a novel T¼19 l triangulation number and is the founder of a new group of T4-superfamily phages. </w:t>
      </w:r>
      <w:r>
        <w:rPr>
          <w:i/>
        </w:rPr>
        <w:t>Virology</w:t>
      </w:r>
      <w:r>
        <w:t xml:space="preserve">, 450–451, 205–212. </w:t>
      </w:r>
      <w:r>
        <w:rPr>
          <w:b/>
        </w:rPr>
        <w:t>2014.</w:t>
      </w:r>
      <w:r>
        <w:t xml:space="preserve"> https://doi.org/10.1016/j.virol.2013.11.019</w:t>
      </w:r>
    </w:p>
    <w:p w14:paraId="000000BF" w14:textId="77777777" w:rsidR="00EC67FD" w:rsidRDefault="00386A43">
      <w:pPr>
        <w:pBdr>
          <w:top w:val="nil"/>
          <w:left w:val="nil"/>
          <w:bottom w:val="nil"/>
          <w:right w:val="nil"/>
          <w:between w:val="nil"/>
        </w:pBdr>
        <w:ind w:left="360" w:hanging="720"/>
        <w:rPr>
          <w:color w:val="000000"/>
        </w:rPr>
      </w:pPr>
      <w:r>
        <w:rPr>
          <w:color w:val="000000"/>
        </w:rPr>
        <w:t xml:space="preserve">Suhanovsky M. M. </w:t>
      </w:r>
      <w:r>
        <w:t>and</w:t>
      </w:r>
      <w:r>
        <w:rPr>
          <w:color w:val="000000"/>
        </w:rPr>
        <w:t xml:space="preserve"> Teschke C. M. Nature’s Favorite Building Block: Deciphering Folding and Capsid Assembly of Proteins with the HK97-Fold. </w:t>
      </w:r>
      <w:r>
        <w:rPr>
          <w:i/>
          <w:color w:val="000000"/>
        </w:rPr>
        <w:t>Virology</w:t>
      </w:r>
      <w:r>
        <w:t xml:space="preserve">, </w:t>
      </w:r>
      <w:r>
        <w:rPr>
          <w:i/>
        </w:rPr>
        <w:t>479–480</w:t>
      </w:r>
      <w:r>
        <w:t>, 487–497.</w:t>
      </w:r>
      <w:r>
        <w:rPr>
          <w:color w:val="000000"/>
        </w:rPr>
        <w:t xml:space="preserve"> </w:t>
      </w:r>
      <w:r>
        <w:rPr>
          <w:b/>
          <w:color w:val="000000"/>
        </w:rPr>
        <w:t>2015.</w:t>
      </w:r>
      <w:r>
        <w:rPr>
          <w:color w:val="000000"/>
        </w:rPr>
        <w:t xml:space="preserve"> https://doi.org/10.1016/j.virol.2015.02.055.</w:t>
      </w:r>
    </w:p>
    <w:p w14:paraId="000000C0" w14:textId="77777777" w:rsidR="00EC67FD" w:rsidRDefault="00386A43">
      <w:pPr>
        <w:ind w:left="360" w:hanging="720"/>
      </w:pPr>
      <w:r>
        <w:t xml:space="preserve">Sulcius S., </w:t>
      </w:r>
      <w:proofErr w:type="spellStart"/>
      <w:r>
        <w:t>Staniulis</w:t>
      </w:r>
      <w:proofErr w:type="spellEnd"/>
      <w:r>
        <w:t xml:space="preserve"> J. &amp; </w:t>
      </w:r>
      <w:proofErr w:type="spellStart"/>
      <w:r>
        <w:t>Paskauskas</w:t>
      </w:r>
      <w:proofErr w:type="spellEnd"/>
      <w:r>
        <w:t xml:space="preserve"> R. </w:t>
      </w:r>
      <w:proofErr w:type="gramStart"/>
      <w:r>
        <w:t>Morphology</w:t>
      </w:r>
      <w:proofErr w:type="gramEnd"/>
      <w:r>
        <w:t xml:space="preserve"> and distribution of phage-like particles in a eutrophic boreal lagoon. </w:t>
      </w:r>
      <w:proofErr w:type="spellStart"/>
      <w:r>
        <w:rPr>
          <w:i/>
        </w:rPr>
        <w:t>Oceanologia</w:t>
      </w:r>
      <w:proofErr w:type="spellEnd"/>
      <w:r>
        <w:t>, 53(2), 587-603.</w:t>
      </w:r>
      <w:r>
        <w:rPr>
          <w:i/>
        </w:rPr>
        <w:t xml:space="preserve"> </w:t>
      </w:r>
      <w:r>
        <w:rPr>
          <w:b/>
        </w:rPr>
        <w:t>2011.</w:t>
      </w:r>
      <w:r>
        <w:t xml:space="preserve"> https://doi.org/10.5697/oc.53-2.587</w:t>
      </w:r>
    </w:p>
    <w:p w14:paraId="000000C1" w14:textId="77777777" w:rsidR="00EC67FD" w:rsidRDefault="00386A43">
      <w:pPr>
        <w:ind w:left="360" w:hanging="720"/>
      </w:pPr>
      <w:r>
        <w:t xml:space="preserve">Sullivan, M.B., Lindell, D., Lee, J.A., Thompson, L.R., </w:t>
      </w:r>
      <w:proofErr w:type="spellStart"/>
      <w:r>
        <w:t>Bielawski</w:t>
      </w:r>
      <w:proofErr w:type="spellEnd"/>
      <w:r>
        <w:t xml:space="preserve">, J.P., Chisholm, </w:t>
      </w:r>
      <w:proofErr w:type="gramStart"/>
      <w:r>
        <w:t>S.W..</w:t>
      </w:r>
      <w:proofErr w:type="gramEnd"/>
      <w:r>
        <w:t xml:space="preserve"> Prevalence and Evolution of Core Photosystem II Genes in Marine Cyanobacterial Viruses and Their Hosts. </w:t>
      </w:r>
      <w:r>
        <w:rPr>
          <w:i/>
        </w:rPr>
        <w:t>PLOS Biology</w:t>
      </w:r>
      <w:r>
        <w:t xml:space="preserve"> 4(8): e234. </w:t>
      </w:r>
      <w:r>
        <w:rPr>
          <w:b/>
        </w:rPr>
        <w:t>2006</w:t>
      </w:r>
      <w:r>
        <w:t>. https://doi.org/10.1371/journal.pbio.0040234</w:t>
      </w:r>
    </w:p>
    <w:p w14:paraId="000000C2" w14:textId="77777777" w:rsidR="00EC67FD" w:rsidRDefault="00386A43">
      <w:pPr>
        <w:ind w:left="360" w:hanging="720"/>
      </w:pPr>
      <w:r>
        <w:rPr>
          <w:color w:val="212121"/>
          <w:highlight w:val="white"/>
        </w:rPr>
        <w:t>Touchon M., Moura de Sousa J.A. &amp; Rocha E.P. Embracing the enemy: the diversification of microbial gene repertoires by phage-mediated horizontal gene transfer. </w:t>
      </w:r>
      <w:proofErr w:type="spellStart"/>
      <w:r>
        <w:rPr>
          <w:i/>
          <w:color w:val="212121"/>
          <w:highlight w:val="white"/>
        </w:rPr>
        <w:t>Curr</w:t>
      </w:r>
      <w:proofErr w:type="spellEnd"/>
      <w:r>
        <w:rPr>
          <w:i/>
          <w:color w:val="212121"/>
          <w:highlight w:val="white"/>
        </w:rPr>
        <w:t xml:space="preserve"> </w:t>
      </w:r>
      <w:proofErr w:type="spellStart"/>
      <w:r>
        <w:rPr>
          <w:i/>
          <w:color w:val="212121"/>
          <w:highlight w:val="white"/>
        </w:rPr>
        <w:t>Opin</w:t>
      </w:r>
      <w:proofErr w:type="spellEnd"/>
      <w:r>
        <w:rPr>
          <w:i/>
          <w:color w:val="212121"/>
          <w:highlight w:val="white"/>
        </w:rPr>
        <w:t xml:space="preserve"> Microbiol</w:t>
      </w:r>
      <w:r>
        <w:rPr>
          <w:color w:val="212121"/>
          <w:highlight w:val="white"/>
        </w:rPr>
        <w:t xml:space="preserve">., 38:66-73. </w:t>
      </w:r>
      <w:r>
        <w:rPr>
          <w:b/>
          <w:color w:val="212121"/>
          <w:highlight w:val="white"/>
        </w:rPr>
        <w:t>2017.</w:t>
      </w:r>
      <w:r>
        <w:rPr>
          <w:color w:val="212121"/>
          <w:highlight w:val="white"/>
        </w:rPr>
        <w:t xml:space="preserve"> </w:t>
      </w:r>
      <w:r>
        <w:t>https://doi.org/</w:t>
      </w:r>
      <w:r>
        <w:rPr>
          <w:color w:val="212121"/>
          <w:highlight w:val="white"/>
        </w:rPr>
        <w:t>10.1016/j.mib.2017.04.010</w:t>
      </w:r>
    </w:p>
    <w:p w14:paraId="000000C3" w14:textId="77777777" w:rsidR="00EC67FD" w:rsidRDefault="00386A43">
      <w:pPr>
        <w:ind w:left="360" w:hanging="720"/>
      </w:pPr>
      <w:r>
        <w:t xml:space="preserve">Twarock R. &amp; Luque A. Structural Puzzles in Virology Solved with an Overarching Icosahedral Design Principle. </w:t>
      </w:r>
      <w:r>
        <w:rPr>
          <w:i/>
        </w:rPr>
        <w:t>Nature Communications</w:t>
      </w:r>
      <w:r>
        <w:t xml:space="preserve">, </w:t>
      </w:r>
      <w:r>
        <w:rPr>
          <w:i/>
        </w:rPr>
        <w:t>10</w:t>
      </w:r>
      <w:r>
        <w:t xml:space="preserve"> (1), 4414. </w:t>
      </w:r>
      <w:r>
        <w:rPr>
          <w:b/>
        </w:rPr>
        <w:t>2019</w:t>
      </w:r>
      <w:r>
        <w:t>. https://doi.org/10.1038/s41467-019-12367-3.</w:t>
      </w:r>
    </w:p>
    <w:p w14:paraId="000000C4" w14:textId="77777777" w:rsidR="00EC67FD" w:rsidRDefault="00386A43">
      <w:pPr>
        <w:ind w:left="360" w:hanging="720"/>
      </w:pPr>
      <w:r>
        <w:t xml:space="preserve">White, H. E., Sherman, M.B., </w:t>
      </w:r>
      <w:proofErr w:type="spellStart"/>
      <w:r>
        <w:t>Brasiles</w:t>
      </w:r>
      <w:proofErr w:type="spellEnd"/>
      <w:r>
        <w:t xml:space="preserve">, S., </w:t>
      </w:r>
      <w:proofErr w:type="spellStart"/>
      <w:r>
        <w:t>Jacquet</w:t>
      </w:r>
      <w:proofErr w:type="spellEnd"/>
      <w:r>
        <w:t xml:space="preserve">, E., </w:t>
      </w:r>
      <w:proofErr w:type="spellStart"/>
      <w:r>
        <w:t>Seavers</w:t>
      </w:r>
      <w:proofErr w:type="spellEnd"/>
      <w:r>
        <w:t xml:space="preserve">, P., Tavares, P., </w:t>
      </w:r>
      <w:proofErr w:type="spellStart"/>
      <w:r>
        <w:t>Orlova</w:t>
      </w:r>
      <w:proofErr w:type="spellEnd"/>
      <w:r>
        <w:t xml:space="preserve">, E. V., Capsid </w:t>
      </w:r>
      <w:proofErr w:type="gramStart"/>
      <w:r>
        <w:t>structure</w:t>
      </w:r>
      <w:proofErr w:type="gramEnd"/>
      <w:r>
        <w:t xml:space="preserve"> and its stability at the late stages of bacteriophage SPP1 assembly. </w:t>
      </w:r>
      <w:r>
        <w:rPr>
          <w:i/>
        </w:rPr>
        <w:t xml:space="preserve">J. </w:t>
      </w:r>
      <w:proofErr w:type="spellStart"/>
      <w:r>
        <w:rPr>
          <w:i/>
        </w:rPr>
        <w:t>Virol</w:t>
      </w:r>
      <w:proofErr w:type="spellEnd"/>
      <w:r>
        <w:rPr>
          <w:i/>
        </w:rPr>
        <w:t>.</w:t>
      </w:r>
      <w:r>
        <w:t xml:space="preserve">, 86, 6768–6777. </w:t>
      </w:r>
      <w:r>
        <w:rPr>
          <w:b/>
        </w:rPr>
        <w:t>2012.</w:t>
      </w:r>
      <w:r>
        <w:t xml:space="preserve"> https://doi.org/10.1128/JVI.00412-12</w:t>
      </w:r>
    </w:p>
    <w:p w14:paraId="000000C5" w14:textId="77777777" w:rsidR="00EC67FD" w:rsidRDefault="00386A43">
      <w:pPr>
        <w:ind w:left="360" w:hanging="720"/>
      </w:pPr>
      <w:r>
        <w:t xml:space="preserve">Wikoff, W. R., </w:t>
      </w:r>
      <w:proofErr w:type="spellStart"/>
      <w:r>
        <w:t>Liljas</w:t>
      </w:r>
      <w:proofErr w:type="spellEnd"/>
      <w:r>
        <w:t xml:space="preserve">, L. Duda, R.L., Tsuruta, H., Hendrix, R.W., Johnson, J.E., Topologically Linked Protein Rings in the Bacteriophage HK97 Capsid. </w:t>
      </w:r>
      <w:r>
        <w:rPr>
          <w:i/>
        </w:rPr>
        <w:t>Science</w:t>
      </w:r>
      <w:r>
        <w:t xml:space="preserve">, 289(5487), 2129–2133. </w:t>
      </w:r>
      <w:r>
        <w:rPr>
          <w:b/>
        </w:rPr>
        <w:t>2000</w:t>
      </w:r>
      <w:r>
        <w:t>. doi:10.1126/science.289.5487.2129</w:t>
      </w:r>
    </w:p>
    <w:p w14:paraId="000000C6" w14:textId="77777777" w:rsidR="00EC67FD" w:rsidRDefault="00386A43">
      <w:pPr>
        <w:ind w:left="360" w:hanging="720"/>
      </w:pPr>
      <w:r>
        <w:t xml:space="preserve">Virtanen, P., </w:t>
      </w:r>
      <w:proofErr w:type="spellStart"/>
      <w:r>
        <w:t>Gommers</w:t>
      </w:r>
      <w:proofErr w:type="spellEnd"/>
      <w:r>
        <w:t xml:space="preserve">, R., Oliphant, T.E., </w:t>
      </w:r>
      <w:proofErr w:type="spellStart"/>
      <w:r>
        <w:t>Haberland</w:t>
      </w:r>
      <w:proofErr w:type="spellEnd"/>
      <w:r>
        <w:t xml:space="preserve">, M., Reddy, T., </w:t>
      </w:r>
      <w:proofErr w:type="spellStart"/>
      <w:r>
        <w:t>Cournapeau</w:t>
      </w:r>
      <w:proofErr w:type="spellEnd"/>
      <w:r>
        <w:t xml:space="preserve">, D., </w:t>
      </w:r>
      <w:proofErr w:type="spellStart"/>
      <w:r>
        <w:t>Burovski</w:t>
      </w:r>
      <w:proofErr w:type="spellEnd"/>
      <w:r>
        <w:t xml:space="preserve">, E., Peterson, P., </w:t>
      </w:r>
      <w:proofErr w:type="spellStart"/>
      <w:r>
        <w:t>Weckesser</w:t>
      </w:r>
      <w:proofErr w:type="spellEnd"/>
      <w:r>
        <w:t xml:space="preserve">, W., Bright, J., van der Walt, S.J., Brett, M., Wilson, J., Millman, K.J., </w:t>
      </w:r>
      <w:proofErr w:type="spellStart"/>
      <w:r>
        <w:t>Mayorov</w:t>
      </w:r>
      <w:proofErr w:type="spellEnd"/>
      <w:r>
        <w:t xml:space="preserve">, N., Nelson, A.R.J., Jones, E., Kern, R., Larson, E., Carey, CJ, </w:t>
      </w:r>
      <w:proofErr w:type="spellStart"/>
      <w:r>
        <w:t>Polat</w:t>
      </w:r>
      <w:proofErr w:type="spellEnd"/>
      <w:r>
        <w:t xml:space="preserve">, I., Feng, Y., Moore, E.W., </w:t>
      </w:r>
      <w:proofErr w:type="spellStart"/>
      <w:r>
        <w:t>VanderPlas</w:t>
      </w:r>
      <w:proofErr w:type="spellEnd"/>
      <w:r>
        <w:t xml:space="preserve">, J., </w:t>
      </w:r>
      <w:proofErr w:type="spellStart"/>
      <w:r>
        <w:t>Laxalde</w:t>
      </w:r>
      <w:proofErr w:type="spellEnd"/>
      <w:r>
        <w:t xml:space="preserve">, D., </w:t>
      </w:r>
      <w:proofErr w:type="spellStart"/>
      <w:r>
        <w:t>Perktold</w:t>
      </w:r>
      <w:proofErr w:type="spellEnd"/>
      <w:r>
        <w:t xml:space="preserve">, J., </w:t>
      </w:r>
      <w:proofErr w:type="spellStart"/>
      <w:r>
        <w:t>Cimrman</w:t>
      </w:r>
      <w:proofErr w:type="spellEnd"/>
      <w:r>
        <w:t xml:space="preserve">, R., Henriksen, I., Quintero, E.A., Harris, C.R., Archibald, A.M., Ribeiro, A.H., </w:t>
      </w:r>
      <w:proofErr w:type="spellStart"/>
      <w:r>
        <w:t>Pedregosa</w:t>
      </w:r>
      <w:proofErr w:type="spellEnd"/>
      <w:r>
        <w:t xml:space="preserve">, F., van </w:t>
      </w:r>
      <w:proofErr w:type="spellStart"/>
      <w:r>
        <w:t>Mulbregt</w:t>
      </w:r>
      <w:proofErr w:type="spellEnd"/>
      <w:r>
        <w:t xml:space="preserve">, P., and SciPy 1.0 Contributors. SciPy 1.0: Fundamental Algorithms for Scientific Computing in Python. </w:t>
      </w:r>
      <w:r>
        <w:rPr>
          <w:i/>
        </w:rPr>
        <w:t>Nature Methods</w:t>
      </w:r>
      <w:r>
        <w:t xml:space="preserve">, 17(3), 261-272. </w:t>
      </w:r>
      <w:r>
        <w:rPr>
          <w:b/>
        </w:rPr>
        <w:t xml:space="preserve">2020. </w:t>
      </w:r>
      <w:r>
        <w:t>https://doi.org/10.1038/s41592-019-0686-2</w:t>
      </w:r>
    </w:p>
    <w:p w14:paraId="000000C7" w14:textId="77777777" w:rsidR="00EC67FD" w:rsidRDefault="00386A43">
      <w:pPr>
        <w:ind w:left="360" w:hanging="720"/>
      </w:pPr>
      <w:r>
        <w:t xml:space="preserve">Yuan Y. &amp; Gao M. Jumbo bacteriophages: An overview. </w:t>
      </w:r>
      <w:r>
        <w:rPr>
          <w:i/>
        </w:rPr>
        <w:t>Frontiers in Microbiology</w:t>
      </w:r>
      <w:r>
        <w:t xml:space="preserve">, 8(403), </w:t>
      </w:r>
      <w:r>
        <w:rPr>
          <w:b/>
        </w:rPr>
        <w:t>2017</w:t>
      </w:r>
      <w:r>
        <w:t>. https://doi.org/10.3389/fmicb.2017.00403</w:t>
      </w:r>
    </w:p>
    <w:p w14:paraId="000000C8" w14:textId="77777777" w:rsidR="00EC67FD" w:rsidRDefault="00386A43">
      <w:pPr>
        <w:ind w:left="360" w:hanging="720"/>
      </w:pPr>
      <w:r>
        <w:lastRenderedPageBreak/>
        <w:t xml:space="preserve">Zhang, X., Guo, H., </w:t>
      </w:r>
      <w:proofErr w:type="spellStart"/>
      <w:r>
        <w:t>Jin</w:t>
      </w:r>
      <w:proofErr w:type="spellEnd"/>
      <w:r>
        <w:t xml:space="preserve">, L., </w:t>
      </w:r>
      <w:proofErr w:type="spellStart"/>
      <w:r>
        <w:t>Czornyj</w:t>
      </w:r>
      <w:proofErr w:type="spellEnd"/>
      <w:r>
        <w:t xml:space="preserve">, E., Hodes, A., Hui, W. H., </w:t>
      </w:r>
      <w:proofErr w:type="spellStart"/>
      <w:r>
        <w:t>Nieh</w:t>
      </w:r>
      <w:proofErr w:type="spellEnd"/>
      <w:r>
        <w:t xml:space="preserve">, A. W., Miller, J. F., Zhou, Z. H., A new topology of the HK97-like fold revealed in Bordetella bacteriophage by </w:t>
      </w:r>
      <w:proofErr w:type="spellStart"/>
      <w:r>
        <w:t>cryoEM</w:t>
      </w:r>
      <w:proofErr w:type="spellEnd"/>
      <w:r>
        <w:t xml:space="preserve"> at 3.5 Å resolution. </w:t>
      </w:r>
      <w:proofErr w:type="spellStart"/>
      <w:r>
        <w:rPr>
          <w:i/>
        </w:rPr>
        <w:t>eLife</w:t>
      </w:r>
      <w:proofErr w:type="spellEnd"/>
      <w:r>
        <w:t xml:space="preserve">, 2, e01299. </w:t>
      </w:r>
      <w:r>
        <w:rPr>
          <w:b/>
        </w:rPr>
        <w:t>2013.</w:t>
      </w:r>
      <w:r>
        <w:t xml:space="preserve"> https://doi.org/10.7554/eLife.01299.001</w:t>
      </w:r>
    </w:p>
    <w:p w14:paraId="000000C9" w14:textId="77777777" w:rsidR="00EC67FD" w:rsidRDefault="00386A43">
      <w:pPr>
        <w:ind w:left="360" w:hanging="720"/>
      </w:pPr>
      <w:r>
        <w:t xml:space="preserve">Zimmermann L, Stephens A, Nam SZ, Rau D, Kübler J, </w:t>
      </w:r>
      <w:proofErr w:type="spellStart"/>
      <w:r>
        <w:t>Lozajic</w:t>
      </w:r>
      <w:proofErr w:type="spellEnd"/>
      <w:r>
        <w:t xml:space="preserve"> M, Gabler F, </w:t>
      </w:r>
      <w:proofErr w:type="spellStart"/>
      <w:r>
        <w:t>Söding</w:t>
      </w:r>
      <w:proofErr w:type="spellEnd"/>
      <w:r>
        <w:t xml:space="preserve"> J, </w:t>
      </w:r>
      <w:proofErr w:type="spellStart"/>
      <w:r>
        <w:t>Lupas</w:t>
      </w:r>
      <w:proofErr w:type="spellEnd"/>
      <w:r>
        <w:t xml:space="preserve"> AN, Alva V. J. A Completely Reimplemented MPI Bioinformatics Toolkit with a New </w:t>
      </w:r>
      <w:proofErr w:type="spellStart"/>
      <w:r>
        <w:t>HHpred</w:t>
      </w:r>
      <w:proofErr w:type="spellEnd"/>
      <w:r>
        <w:t xml:space="preserve"> Server at its Core.,</w:t>
      </w:r>
      <w:r>
        <w:rPr>
          <w:i/>
        </w:rPr>
        <w:t xml:space="preserve"> Mol Biol.,</w:t>
      </w:r>
      <w:r>
        <w:t xml:space="preserve"> S0022-2836(17)30587-9. </w:t>
      </w:r>
      <w:r>
        <w:rPr>
          <w:b/>
        </w:rPr>
        <w:t>2018</w:t>
      </w:r>
      <w:r>
        <w:t>. https://doi.org/10.1016/j.jmb.2017.12.007</w:t>
      </w:r>
    </w:p>
    <w:p w14:paraId="000000CA" w14:textId="77777777" w:rsidR="00EC67FD" w:rsidRDefault="00386A43">
      <w:pPr>
        <w:spacing w:after="280"/>
        <w:ind w:left="360" w:hanging="720"/>
      </w:pPr>
      <w:r>
        <w:t xml:space="preserve">Zinder N. D., and Lederberg J. Genetic exchange in Salmonella. </w:t>
      </w:r>
      <w:r>
        <w:rPr>
          <w:i/>
        </w:rPr>
        <w:t>Journal of bacteriology</w:t>
      </w:r>
      <w:r>
        <w:t xml:space="preserve">, 64(5), 679–699. </w:t>
      </w:r>
      <w:r>
        <w:rPr>
          <w:b/>
        </w:rPr>
        <w:t>1952.</w:t>
      </w:r>
      <w:r>
        <w:t xml:space="preserve"> https://doi.org/10.1128/JB.64.5.679-699.1952</w:t>
      </w:r>
    </w:p>
    <w:p w14:paraId="000000CC" w14:textId="08BBDA9A" w:rsidR="00EC67FD" w:rsidRDefault="00EC67FD">
      <w:pPr>
        <w:rPr>
          <w:b/>
        </w:rPr>
      </w:pPr>
    </w:p>
    <w:p w14:paraId="000000CD" w14:textId="77777777" w:rsidR="00EC67FD" w:rsidRDefault="00386A43">
      <w:pPr>
        <w:spacing w:before="280" w:after="280" w:line="480" w:lineRule="auto"/>
        <w:rPr>
          <w:b/>
        </w:rPr>
      </w:pPr>
      <w:r>
        <w:rPr>
          <w:b/>
        </w:rPr>
        <w:t>TABLES AND FIGURES</w:t>
      </w:r>
    </w:p>
    <w:tbl>
      <w:tblPr>
        <w:tblStyle w:val="af4"/>
        <w:tblW w:w="9655" w:type="dxa"/>
        <w:jc w:val="center"/>
        <w:tblBorders>
          <w:top w:val="nil"/>
          <w:left w:val="nil"/>
          <w:bottom w:val="nil"/>
          <w:right w:val="nil"/>
          <w:insideH w:val="nil"/>
          <w:insideV w:val="nil"/>
        </w:tblBorders>
        <w:tblLayout w:type="fixed"/>
        <w:tblLook w:val="0400" w:firstRow="0" w:lastRow="0" w:firstColumn="0" w:lastColumn="0" w:noHBand="0" w:noVBand="1"/>
      </w:tblPr>
      <w:tblGrid>
        <w:gridCol w:w="1114"/>
        <w:gridCol w:w="928"/>
        <w:gridCol w:w="1578"/>
        <w:gridCol w:w="6035"/>
      </w:tblGrid>
      <w:tr w:rsidR="00EC67FD" w14:paraId="40FB93BD" w14:textId="77777777">
        <w:trPr>
          <w:trHeight w:val="19"/>
          <w:jc w:val="center"/>
        </w:trPr>
        <w:tc>
          <w:tcPr>
            <w:tcW w:w="1114" w:type="dxa"/>
            <w:tcBorders>
              <w:bottom w:val="single" w:sz="4" w:space="0" w:color="000000"/>
            </w:tcBorders>
            <w:tcMar>
              <w:top w:w="14" w:type="dxa"/>
              <w:bottom w:w="14" w:type="dxa"/>
            </w:tcMar>
            <w:vAlign w:val="bottom"/>
          </w:tcPr>
          <w:p w14:paraId="000000CE" w14:textId="77777777" w:rsidR="00EC67FD" w:rsidRDefault="00386A43">
            <w:pPr>
              <w:rPr>
                <w:sz w:val="20"/>
                <w:szCs w:val="20"/>
              </w:rPr>
            </w:pPr>
            <w:r>
              <w:rPr>
                <w:b/>
                <w:color w:val="000000"/>
                <w:sz w:val="20"/>
                <w:szCs w:val="20"/>
              </w:rPr>
              <w:t>Phage</w:t>
            </w:r>
          </w:p>
        </w:tc>
        <w:tc>
          <w:tcPr>
            <w:tcW w:w="928" w:type="dxa"/>
            <w:tcBorders>
              <w:bottom w:val="single" w:sz="4" w:space="0" w:color="000000"/>
            </w:tcBorders>
            <w:tcMar>
              <w:top w:w="14" w:type="dxa"/>
              <w:bottom w:w="14" w:type="dxa"/>
            </w:tcMar>
            <w:vAlign w:val="bottom"/>
          </w:tcPr>
          <w:p w14:paraId="000000CF" w14:textId="77777777" w:rsidR="00EC67FD" w:rsidRDefault="00386A43">
            <w:pPr>
              <w:rPr>
                <w:sz w:val="20"/>
                <w:szCs w:val="20"/>
              </w:rPr>
            </w:pPr>
            <w:r>
              <w:rPr>
                <w:b/>
                <w:color w:val="000000"/>
                <w:sz w:val="20"/>
                <w:szCs w:val="20"/>
              </w:rPr>
              <w:t>T</w:t>
            </w:r>
          </w:p>
        </w:tc>
        <w:tc>
          <w:tcPr>
            <w:tcW w:w="1578" w:type="dxa"/>
            <w:tcBorders>
              <w:bottom w:val="single" w:sz="4" w:space="0" w:color="000000"/>
            </w:tcBorders>
            <w:tcMar>
              <w:top w:w="14" w:type="dxa"/>
              <w:bottom w:w="14" w:type="dxa"/>
            </w:tcMar>
            <w:vAlign w:val="bottom"/>
          </w:tcPr>
          <w:sdt>
            <w:sdtPr>
              <w:tag w:val="goog_rdk_187"/>
              <w:id w:val="-1018074933"/>
            </w:sdtPr>
            <w:sdtEndPr/>
            <w:sdtContent>
              <w:p w14:paraId="000000D0" w14:textId="77777777" w:rsidR="00EC67FD" w:rsidRPr="00EC67FD" w:rsidRDefault="00386A43">
                <w:pPr>
                  <w:jc w:val="right"/>
                  <w:rPr>
                    <w:rPrChange w:id="1322" w:author="Microsoft Office User" w:date="2021-12-01T11:22:00Z">
                      <w:rPr>
                        <w:sz w:val="20"/>
                        <w:szCs w:val="20"/>
                      </w:rPr>
                    </w:rPrChange>
                  </w:rPr>
                  <w:pPrChange w:id="1323" w:author="Microsoft Office User" w:date="2021-12-01T11:22:00Z">
                    <w:pPr/>
                  </w:pPrChange>
                </w:pPr>
                <w:r>
                  <w:rPr>
                    <w:b/>
                    <w:color w:val="000000"/>
                    <w:sz w:val="20"/>
                    <w:szCs w:val="20"/>
                  </w:rPr>
                  <w:t>Genome (kbp)</w:t>
                </w:r>
              </w:p>
            </w:sdtContent>
          </w:sdt>
        </w:tc>
        <w:tc>
          <w:tcPr>
            <w:tcW w:w="6035" w:type="dxa"/>
            <w:tcBorders>
              <w:bottom w:val="single" w:sz="4" w:space="0" w:color="000000"/>
            </w:tcBorders>
            <w:tcMar>
              <w:top w:w="14" w:type="dxa"/>
              <w:bottom w:w="14" w:type="dxa"/>
            </w:tcMar>
            <w:vAlign w:val="bottom"/>
          </w:tcPr>
          <w:p w14:paraId="000000D1" w14:textId="77777777" w:rsidR="00EC67FD" w:rsidRDefault="00386A43">
            <w:pPr>
              <w:rPr>
                <w:sz w:val="20"/>
                <w:szCs w:val="20"/>
              </w:rPr>
            </w:pPr>
            <w:r>
              <w:rPr>
                <w:b/>
                <w:color w:val="000000"/>
                <w:sz w:val="20"/>
                <w:szCs w:val="20"/>
              </w:rPr>
              <w:t>Reference</w:t>
            </w:r>
          </w:p>
        </w:tc>
      </w:tr>
      <w:tr w:rsidR="00EC67FD" w14:paraId="753432FC" w14:textId="77777777">
        <w:trPr>
          <w:trHeight w:val="19"/>
          <w:jc w:val="center"/>
        </w:trPr>
        <w:tc>
          <w:tcPr>
            <w:tcW w:w="1114" w:type="dxa"/>
            <w:tcBorders>
              <w:top w:val="single" w:sz="4" w:space="0" w:color="000000"/>
            </w:tcBorders>
            <w:tcMar>
              <w:top w:w="14" w:type="dxa"/>
              <w:bottom w:w="14" w:type="dxa"/>
            </w:tcMar>
            <w:vAlign w:val="bottom"/>
          </w:tcPr>
          <w:p w14:paraId="000000D2" w14:textId="77777777" w:rsidR="00EC67FD" w:rsidRDefault="00386A43">
            <w:pPr>
              <w:rPr>
                <w:sz w:val="20"/>
                <w:szCs w:val="20"/>
              </w:rPr>
            </w:pPr>
            <w:r>
              <w:rPr>
                <w:color w:val="000000"/>
                <w:sz w:val="20"/>
                <w:szCs w:val="20"/>
              </w:rPr>
              <w:t>C1</w:t>
            </w:r>
          </w:p>
        </w:tc>
        <w:tc>
          <w:tcPr>
            <w:tcW w:w="928" w:type="dxa"/>
            <w:tcBorders>
              <w:top w:val="single" w:sz="4" w:space="0" w:color="000000"/>
            </w:tcBorders>
            <w:tcMar>
              <w:top w:w="14" w:type="dxa"/>
              <w:bottom w:w="14" w:type="dxa"/>
            </w:tcMar>
            <w:vAlign w:val="bottom"/>
          </w:tcPr>
          <w:p w14:paraId="000000D3" w14:textId="77777777" w:rsidR="00EC67FD" w:rsidRDefault="00386A43">
            <w:pPr>
              <w:rPr>
                <w:sz w:val="20"/>
                <w:szCs w:val="20"/>
              </w:rPr>
            </w:pPr>
            <w:r>
              <w:rPr>
                <w:color w:val="000000"/>
                <w:sz w:val="20"/>
                <w:szCs w:val="20"/>
              </w:rPr>
              <w:t>4</w:t>
            </w:r>
          </w:p>
        </w:tc>
        <w:tc>
          <w:tcPr>
            <w:tcW w:w="1578" w:type="dxa"/>
            <w:tcBorders>
              <w:top w:val="single" w:sz="4" w:space="0" w:color="000000"/>
            </w:tcBorders>
            <w:tcMar>
              <w:top w:w="14" w:type="dxa"/>
              <w:bottom w:w="14" w:type="dxa"/>
            </w:tcMar>
            <w:vAlign w:val="bottom"/>
          </w:tcPr>
          <w:sdt>
            <w:sdtPr>
              <w:tag w:val="goog_rdk_190"/>
              <w:id w:val="399186713"/>
            </w:sdtPr>
            <w:sdtEndPr/>
            <w:sdtContent>
              <w:p w14:paraId="000000D4" w14:textId="77777777" w:rsidR="00EC67FD" w:rsidRPr="00EC67FD" w:rsidRDefault="00386A43">
                <w:pPr>
                  <w:jc w:val="right"/>
                  <w:rPr>
                    <w:rPrChange w:id="1324" w:author="Microsoft Office User" w:date="2021-12-01T11:22:00Z">
                      <w:rPr>
                        <w:sz w:val="20"/>
                        <w:szCs w:val="20"/>
                      </w:rPr>
                    </w:rPrChange>
                  </w:rPr>
                  <w:pPrChange w:id="1325" w:author="Microsoft Office User" w:date="2021-12-01T11:22:00Z">
                    <w:pPr/>
                  </w:pPrChange>
                </w:pPr>
                <w:r>
                  <w:rPr>
                    <w:color w:val="000000"/>
                    <w:sz w:val="20"/>
                    <w:szCs w:val="20"/>
                  </w:rPr>
                  <w:t>16.</w:t>
                </w:r>
                <w:sdt>
                  <w:sdtPr>
                    <w:tag w:val="goog_rdk_188"/>
                    <w:id w:val="482281421"/>
                  </w:sdtPr>
                  <w:sdtEndPr/>
                  <w:sdtContent>
                    <w:ins w:id="1326" w:author="Microsoft Office User" w:date="2021-12-01T11:20:00Z">
                      <w:r>
                        <w:rPr>
                          <w:color w:val="000000"/>
                          <w:sz w:val="20"/>
                          <w:szCs w:val="20"/>
                        </w:rPr>
                        <w:t>7</w:t>
                      </w:r>
                    </w:ins>
                  </w:sdtContent>
                </w:sdt>
                <w:sdt>
                  <w:sdtPr>
                    <w:tag w:val="goog_rdk_189"/>
                    <w:id w:val="-1911143917"/>
                  </w:sdtPr>
                  <w:sdtEndPr/>
                  <w:sdtContent>
                    <w:del w:id="1327" w:author="Microsoft Office User" w:date="2021-12-01T11:20:00Z">
                      <w:r>
                        <w:rPr>
                          <w:color w:val="000000"/>
                          <w:sz w:val="20"/>
                          <w:szCs w:val="20"/>
                        </w:rPr>
                        <w:delText>687</w:delText>
                      </w:r>
                    </w:del>
                  </w:sdtContent>
                </w:sdt>
              </w:p>
            </w:sdtContent>
          </w:sdt>
        </w:tc>
        <w:tc>
          <w:tcPr>
            <w:tcW w:w="6035" w:type="dxa"/>
            <w:tcBorders>
              <w:top w:val="single" w:sz="4" w:space="0" w:color="000000"/>
            </w:tcBorders>
            <w:tcMar>
              <w:top w:w="14" w:type="dxa"/>
              <w:bottom w:w="14" w:type="dxa"/>
            </w:tcMar>
            <w:vAlign w:val="bottom"/>
          </w:tcPr>
          <w:p w14:paraId="000000D5" w14:textId="77777777" w:rsidR="00EC67FD" w:rsidRDefault="00386A43">
            <w:pPr>
              <w:rPr>
                <w:sz w:val="20"/>
                <w:szCs w:val="20"/>
              </w:rPr>
            </w:pPr>
            <w:proofErr w:type="spellStart"/>
            <w:r>
              <w:rPr>
                <w:color w:val="000000"/>
                <w:sz w:val="20"/>
                <w:szCs w:val="20"/>
              </w:rPr>
              <w:t>Aksyuk</w:t>
            </w:r>
            <w:proofErr w:type="spellEnd"/>
            <w:r>
              <w:rPr>
                <w:color w:val="000000"/>
                <w:sz w:val="20"/>
                <w:szCs w:val="20"/>
              </w:rPr>
              <w:t xml:space="preserve"> et al. 2012</w:t>
            </w:r>
          </w:p>
        </w:tc>
      </w:tr>
      <w:tr w:rsidR="00EC67FD" w14:paraId="1C8EEBE2" w14:textId="77777777">
        <w:trPr>
          <w:trHeight w:val="19"/>
          <w:jc w:val="center"/>
        </w:trPr>
        <w:tc>
          <w:tcPr>
            <w:tcW w:w="1114" w:type="dxa"/>
            <w:tcMar>
              <w:top w:w="14" w:type="dxa"/>
              <w:bottom w:w="14" w:type="dxa"/>
            </w:tcMar>
            <w:vAlign w:val="bottom"/>
          </w:tcPr>
          <w:p w14:paraId="000000D6" w14:textId="77777777" w:rsidR="00EC67FD" w:rsidRDefault="00386A43">
            <w:pPr>
              <w:rPr>
                <w:sz w:val="20"/>
                <w:szCs w:val="20"/>
              </w:rPr>
            </w:pPr>
            <w:r>
              <w:rPr>
                <w:color w:val="000000"/>
                <w:sz w:val="20"/>
                <w:szCs w:val="20"/>
              </w:rPr>
              <w:t>HSTV-1</w:t>
            </w:r>
          </w:p>
        </w:tc>
        <w:tc>
          <w:tcPr>
            <w:tcW w:w="928" w:type="dxa"/>
            <w:tcMar>
              <w:top w:w="14" w:type="dxa"/>
              <w:bottom w:w="14" w:type="dxa"/>
            </w:tcMar>
            <w:vAlign w:val="bottom"/>
          </w:tcPr>
          <w:p w14:paraId="000000D7" w14:textId="77777777" w:rsidR="00EC67FD" w:rsidRDefault="00386A43">
            <w:pPr>
              <w:rPr>
                <w:sz w:val="20"/>
                <w:szCs w:val="20"/>
              </w:rPr>
            </w:pPr>
            <w:r>
              <w:rPr>
                <w:color w:val="000000"/>
                <w:sz w:val="20"/>
                <w:szCs w:val="20"/>
              </w:rPr>
              <w:t>7</w:t>
            </w:r>
          </w:p>
        </w:tc>
        <w:tc>
          <w:tcPr>
            <w:tcW w:w="1578" w:type="dxa"/>
            <w:tcMar>
              <w:top w:w="14" w:type="dxa"/>
              <w:bottom w:w="14" w:type="dxa"/>
            </w:tcMar>
            <w:vAlign w:val="bottom"/>
          </w:tcPr>
          <w:sdt>
            <w:sdtPr>
              <w:tag w:val="goog_rdk_193"/>
              <w:id w:val="-1584826473"/>
            </w:sdtPr>
            <w:sdtEndPr/>
            <w:sdtContent>
              <w:p w14:paraId="000000D8" w14:textId="77777777" w:rsidR="00EC67FD" w:rsidRPr="00EC67FD" w:rsidRDefault="00386A43">
                <w:pPr>
                  <w:jc w:val="right"/>
                  <w:rPr>
                    <w:rPrChange w:id="1328" w:author="Microsoft Office User" w:date="2021-12-01T11:22:00Z">
                      <w:rPr>
                        <w:sz w:val="20"/>
                        <w:szCs w:val="20"/>
                      </w:rPr>
                    </w:rPrChange>
                  </w:rPr>
                  <w:pPrChange w:id="1329" w:author="Microsoft Office User" w:date="2021-12-01T11:22:00Z">
                    <w:pPr/>
                  </w:pPrChange>
                </w:pPr>
                <w:r>
                  <w:rPr>
                    <w:color w:val="000000"/>
                    <w:sz w:val="20"/>
                    <w:szCs w:val="20"/>
                  </w:rPr>
                  <w:t>32.</w:t>
                </w:r>
                <w:sdt>
                  <w:sdtPr>
                    <w:tag w:val="goog_rdk_191"/>
                    <w:id w:val="-584464527"/>
                  </w:sdtPr>
                  <w:sdtEndPr/>
                  <w:sdtContent>
                    <w:ins w:id="1330" w:author="Microsoft Office User" w:date="2021-12-01T11:20:00Z">
                      <w:r>
                        <w:rPr>
                          <w:color w:val="000000"/>
                          <w:sz w:val="20"/>
                          <w:szCs w:val="20"/>
                        </w:rPr>
                        <w:t>2</w:t>
                      </w:r>
                    </w:ins>
                  </w:sdtContent>
                </w:sdt>
                <w:sdt>
                  <w:sdtPr>
                    <w:tag w:val="goog_rdk_192"/>
                    <w:id w:val="-1278252879"/>
                  </w:sdtPr>
                  <w:sdtEndPr/>
                  <w:sdtContent>
                    <w:del w:id="1331" w:author="Microsoft Office User" w:date="2021-12-01T11:20:00Z">
                      <w:r>
                        <w:rPr>
                          <w:color w:val="000000"/>
                          <w:sz w:val="20"/>
                          <w:szCs w:val="20"/>
                        </w:rPr>
                        <w:delText>189</w:delText>
                      </w:r>
                    </w:del>
                  </w:sdtContent>
                </w:sdt>
              </w:p>
            </w:sdtContent>
          </w:sdt>
        </w:tc>
        <w:tc>
          <w:tcPr>
            <w:tcW w:w="6035" w:type="dxa"/>
            <w:tcMar>
              <w:top w:w="14" w:type="dxa"/>
              <w:bottom w:w="14" w:type="dxa"/>
            </w:tcMar>
            <w:vAlign w:val="bottom"/>
          </w:tcPr>
          <w:p w14:paraId="000000D9" w14:textId="77777777" w:rsidR="00EC67FD" w:rsidRDefault="00386A43">
            <w:pPr>
              <w:rPr>
                <w:sz w:val="20"/>
                <w:szCs w:val="20"/>
              </w:rPr>
            </w:pPr>
            <w:proofErr w:type="spellStart"/>
            <w:r>
              <w:rPr>
                <w:color w:val="000000"/>
                <w:sz w:val="20"/>
                <w:szCs w:val="20"/>
              </w:rPr>
              <w:t>Pietila</w:t>
            </w:r>
            <w:proofErr w:type="spellEnd"/>
            <w:r>
              <w:rPr>
                <w:color w:val="000000"/>
                <w:sz w:val="20"/>
                <w:szCs w:val="20"/>
              </w:rPr>
              <w:t xml:space="preserve"> et al. 2013</w:t>
            </w:r>
          </w:p>
        </w:tc>
      </w:tr>
      <w:tr w:rsidR="00EC67FD" w14:paraId="32D08A90" w14:textId="77777777">
        <w:trPr>
          <w:trHeight w:val="19"/>
          <w:jc w:val="center"/>
        </w:trPr>
        <w:tc>
          <w:tcPr>
            <w:tcW w:w="1114" w:type="dxa"/>
            <w:tcMar>
              <w:top w:w="14" w:type="dxa"/>
              <w:bottom w:w="14" w:type="dxa"/>
            </w:tcMar>
            <w:vAlign w:val="bottom"/>
          </w:tcPr>
          <w:p w14:paraId="000000DA" w14:textId="77777777" w:rsidR="00EC67FD" w:rsidRDefault="00386A43">
            <w:pPr>
              <w:rPr>
                <w:sz w:val="20"/>
                <w:szCs w:val="20"/>
              </w:rPr>
            </w:pPr>
            <w:r>
              <w:rPr>
                <w:color w:val="000000"/>
                <w:sz w:val="20"/>
                <w:szCs w:val="20"/>
              </w:rPr>
              <w:t>P2</w:t>
            </w:r>
          </w:p>
        </w:tc>
        <w:tc>
          <w:tcPr>
            <w:tcW w:w="928" w:type="dxa"/>
            <w:tcMar>
              <w:top w:w="14" w:type="dxa"/>
              <w:bottom w:w="14" w:type="dxa"/>
            </w:tcMar>
            <w:vAlign w:val="bottom"/>
          </w:tcPr>
          <w:p w14:paraId="000000DB" w14:textId="77777777" w:rsidR="00EC67FD" w:rsidRDefault="00386A43">
            <w:pPr>
              <w:rPr>
                <w:sz w:val="20"/>
                <w:szCs w:val="20"/>
              </w:rPr>
            </w:pPr>
            <w:r>
              <w:rPr>
                <w:color w:val="000000"/>
                <w:sz w:val="20"/>
                <w:szCs w:val="20"/>
              </w:rPr>
              <w:t>7</w:t>
            </w:r>
          </w:p>
        </w:tc>
        <w:tc>
          <w:tcPr>
            <w:tcW w:w="1578" w:type="dxa"/>
            <w:tcMar>
              <w:top w:w="14" w:type="dxa"/>
              <w:bottom w:w="14" w:type="dxa"/>
            </w:tcMar>
            <w:vAlign w:val="bottom"/>
          </w:tcPr>
          <w:sdt>
            <w:sdtPr>
              <w:tag w:val="goog_rdk_196"/>
              <w:id w:val="1577625013"/>
            </w:sdtPr>
            <w:sdtEndPr/>
            <w:sdtContent>
              <w:p w14:paraId="000000DC" w14:textId="77777777" w:rsidR="00EC67FD" w:rsidRPr="00EC67FD" w:rsidRDefault="00386A43">
                <w:pPr>
                  <w:jc w:val="right"/>
                  <w:rPr>
                    <w:rPrChange w:id="1332" w:author="Microsoft Office User" w:date="2021-12-01T11:22:00Z">
                      <w:rPr>
                        <w:sz w:val="20"/>
                        <w:szCs w:val="20"/>
                      </w:rPr>
                    </w:rPrChange>
                  </w:rPr>
                  <w:pPrChange w:id="1333" w:author="Microsoft Office User" w:date="2021-12-01T11:22:00Z">
                    <w:pPr/>
                  </w:pPrChange>
                </w:pPr>
                <w:r>
                  <w:rPr>
                    <w:color w:val="000000"/>
                    <w:sz w:val="20"/>
                    <w:szCs w:val="20"/>
                  </w:rPr>
                  <w:t>33.</w:t>
                </w:r>
                <w:sdt>
                  <w:sdtPr>
                    <w:tag w:val="goog_rdk_194"/>
                    <w:id w:val="1677153057"/>
                  </w:sdtPr>
                  <w:sdtEndPr/>
                  <w:sdtContent>
                    <w:ins w:id="1334" w:author="Microsoft Office User" w:date="2021-12-01T11:20:00Z">
                      <w:r>
                        <w:rPr>
                          <w:color w:val="000000"/>
                          <w:sz w:val="20"/>
                          <w:szCs w:val="20"/>
                        </w:rPr>
                        <w:t>6</w:t>
                      </w:r>
                    </w:ins>
                  </w:sdtContent>
                </w:sdt>
                <w:sdt>
                  <w:sdtPr>
                    <w:tag w:val="goog_rdk_195"/>
                    <w:id w:val="2031837432"/>
                  </w:sdtPr>
                  <w:sdtEndPr/>
                  <w:sdtContent>
                    <w:del w:id="1335" w:author="Microsoft Office User" w:date="2021-12-01T11:20:00Z">
                      <w:r>
                        <w:rPr>
                          <w:color w:val="000000"/>
                          <w:sz w:val="20"/>
                          <w:szCs w:val="20"/>
                        </w:rPr>
                        <w:delText>59</w:delText>
                      </w:r>
                    </w:del>
                  </w:sdtContent>
                </w:sdt>
              </w:p>
            </w:sdtContent>
          </w:sdt>
        </w:tc>
        <w:tc>
          <w:tcPr>
            <w:tcW w:w="6035" w:type="dxa"/>
            <w:tcMar>
              <w:top w:w="14" w:type="dxa"/>
              <w:bottom w:w="14" w:type="dxa"/>
            </w:tcMar>
            <w:vAlign w:val="bottom"/>
          </w:tcPr>
          <w:p w14:paraId="000000DD" w14:textId="77777777" w:rsidR="00EC67FD" w:rsidRDefault="00386A43">
            <w:pPr>
              <w:rPr>
                <w:sz w:val="20"/>
                <w:szCs w:val="20"/>
              </w:rPr>
            </w:pPr>
            <w:r>
              <w:rPr>
                <w:color w:val="000000"/>
                <w:sz w:val="20"/>
                <w:szCs w:val="20"/>
              </w:rPr>
              <w:t>Dearborn et al. 2012</w:t>
            </w:r>
          </w:p>
        </w:tc>
      </w:tr>
      <w:tr w:rsidR="00EC67FD" w14:paraId="2832FB81" w14:textId="77777777">
        <w:trPr>
          <w:trHeight w:val="19"/>
          <w:jc w:val="center"/>
        </w:trPr>
        <w:tc>
          <w:tcPr>
            <w:tcW w:w="1114" w:type="dxa"/>
            <w:tcMar>
              <w:top w:w="14" w:type="dxa"/>
              <w:bottom w:w="14" w:type="dxa"/>
            </w:tcMar>
            <w:vAlign w:val="bottom"/>
          </w:tcPr>
          <w:p w14:paraId="000000DE" w14:textId="77777777" w:rsidR="00EC67FD" w:rsidRDefault="00386A43">
            <w:pPr>
              <w:rPr>
                <w:sz w:val="20"/>
                <w:szCs w:val="20"/>
              </w:rPr>
            </w:pPr>
            <w:r>
              <w:rPr>
                <w:color w:val="000000"/>
                <w:sz w:val="20"/>
                <w:szCs w:val="20"/>
              </w:rPr>
              <w:t>TP901-1</w:t>
            </w:r>
          </w:p>
        </w:tc>
        <w:tc>
          <w:tcPr>
            <w:tcW w:w="928" w:type="dxa"/>
            <w:tcMar>
              <w:top w:w="14" w:type="dxa"/>
              <w:bottom w:w="14" w:type="dxa"/>
            </w:tcMar>
            <w:vAlign w:val="bottom"/>
          </w:tcPr>
          <w:p w14:paraId="000000DF" w14:textId="77777777" w:rsidR="00EC67FD" w:rsidRDefault="00386A43">
            <w:pPr>
              <w:rPr>
                <w:sz w:val="20"/>
                <w:szCs w:val="20"/>
              </w:rPr>
            </w:pPr>
            <w:r>
              <w:rPr>
                <w:color w:val="000000"/>
                <w:sz w:val="20"/>
                <w:szCs w:val="20"/>
              </w:rPr>
              <w:t>7</w:t>
            </w:r>
          </w:p>
        </w:tc>
        <w:tc>
          <w:tcPr>
            <w:tcW w:w="1578" w:type="dxa"/>
            <w:tcMar>
              <w:top w:w="14" w:type="dxa"/>
              <w:bottom w:w="14" w:type="dxa"/>
            </w:tcMar>
            <w:vAlign w:val="bottom"/>
          </w:tcPr>
          <w:sdt>
            <w:sdtPr>
              <w:tag w:val="goog_rdk_199"/>
              <w:id w:val="-92099741"/>
            </w:sdtPr>
            <w:sdtEndPr/>
            <w:sdtContent>
              <w:p w14:paraId="000000E0" w14:textId="77777777" w:rsidR="00EC67FD" w:rsidRPr="00EC67FD" w:rsidRDefault="00386A43">
                <w:pPr>
                  <w:jc w:val="right"/>
                  <w:rPr>
                    <w:rPrChange w:id="1336" w:author="Microsoft Office User" w:date="2021-12-01T11:22:00Z">
                      <w:rPr>
                        <w:sz w:val="20"/>
                        <w:szCs w:val="20"/>
                      </w:rPr>
                    </w:rPrChange>
                  </w:rPr>
                  <w:pPrChange w:id="1337" w:author="Microsoft Office User" w:date="2021-12-01T11:22:00Z">
                    <w:pPr/>
                  </w:pPrChange>
                </w:pPr>
                <w:r>
                  <w:rPr>
                    <w:color w:val="000000"/>
                    <w:sz w:val="20"/>
                    <w:szCs w:val="20"/>
                  </w:rPr>
                  <w:t>37.</w:t>
                </w:r>
                <w:sdt>
                  <w:sdtPr>
                    <w:tag w:val="goog_rdk_197"/>
                    <w:id w:val="180404736"/>
                  </w:sdtPr>
                  <w:sdtEndPr/>
                  <w:sdtContent>
                    <w:ins w:id="1338" w:author="Microsoft Office User" w:date="2021-12-01T11:20:00Z">
                      <w:r>
                        <w:rPr>
                          <w:color w:val="000000"/>
                          <w:sz w:val="20"/>
                          <w:szCs w:val="20"/>
                        </w:rPr>
                        <w:t>7</w:t>
                      </w:r>
                    </w:ins>
                  </w:sdtContent>
                </w:sdt>
                <w:sdt>
                  <w:sdtPr>
                    <w:tag w:val="goog_rdk_198"/>
                    <w:id w:val="-845482895"/>
                  </w:sdtPr>
                  <w:sdtEndPr/>
                  <w:sdtContent>
                    <w:del w:id="1339" w:author="Microsoft Office User" w:date="2021-12-01T11:20:00Z">
                      <w:r>
                        <w:rPr>
                          <w:color w:val="000000"/>
                          <w:sz w:val="20"/>
                          <w:szCs w:val="20"/>
                        </w:rPr>
                        <w:delText>667</w:delText>
                      </w:r>
                    </w:del>
                  </w:sdtContent>
                </w:sdt>
              </w:p>
            </w:sdtContent>
          </w:sdt>
        </w:tc>
        <w:tc>
          <w:tcPr>
            <w:tcW w:w="6035" w:type="dxa"/>
            <w:tcMar>
              <w:top w:w="14" w:type="dxa"/>
              <w:bottom w:w="14" w:type="dxa"/>
            </w:tcMar>
            <w:vAlign w:val="bottom"/>
          </w:tcPr>
          <w:p w14:paraId="000000E1" w14:textId="77777777" w:rsidR="00EC67FD" w:rsidRDefault="00386A43">
            <w:pPr>
              <w:rPr>
                <w:sz w:val="20"/>
                <w:szCs w:val="20"/>
              </w:rPr>
            </w:pPr>
            <w:proofErr w:type="spellStart"/>
            <w:r>
              <w:rPr>
                <w:color w:val="000000"/>
                <w:sz w:val="20"/>
                <w:szCs w:val="20"/>
              </w:rPr>
              <w:t>Bebeacua</w:t>
            </w:r>
            <w:proofErr w:type="spellEnd"/>
            <w:r>
              <w:rPr>
                <w:color w:val="000000"/>
                <w:sz w:val="20"/>
                <w:szCs w:val="20"/>
              </w:rPr>
              <w:t xml:space="preserve"> et al. 2013</w:t>
            </w:r>
          </w:p>
        </w:tc>
      </w:tr>
      <w:tr w:rsidR="00EC67FD" w14:paraId="08F4E36E" w14:textId="77777777">
        <w:trPr>
          <w:trHeight w:val="19"/>
          <w:jc w:val="center"/>
        </w:trPr>
        <w:tc>
          <w:tcPr>
            <w:tcW w:w="1114" w:type="dxa"/>
            <w:tcMar>
              <w:top w:w="14" w:type="dxa"/>
              <w:bottom w:w="14" w:type="dxa"/>
            </w:tcMar>
            <w:vAlign w:val="bottom"/>
          </w:tcPr>
          <w:p w14:paraId="000000E2" w14:textId="77777777" w:rsidR="00EC67FD" w:rsidRDefault="00386A43">
            <w:pPr>
              <w:rPr>
                <w:sz w:val="20"/>
                <w:szCs w:val="20"/>
              </w:rPr>
            </w:pPr>
            <w:r>
              <w:rPr>
                <w:color w:val="000000"/>
                <w:sz w:val="20"/>
                <w:szCs w:val="20"/>
              </w:rPr>
              <w:t>Sf6</w:t>
            </w:r>
          </w:p>
        </w:tc>
        <w:tc>
          <w:tcPr>
            <w:tcW w:w="928" w:type="dxa"/>
            <w:tcMar>
              <w:top w:w="14" w:type="dxa"/>
              <w:bottom w:w="14" w:type="dxa"/>
            </w:tcMar>
            <w:vAlign w:val="bottom"/>
          </w:tcPr>
          <w:p w14:paraId="000000E3" w14:textId="77777777" w:rsidR="00EC67FD" w:rsidRDefault="00386A43">
            <w:pPr>
              <w:rPr>
                <w:sz w:val="20"/>
                <w:szCs w:val="20"/>
              </w:rPr>
            </w:pPr>
            <w:r>
              <w:rPr>
                <w:color w:val="000000"/>
                <w:sz w:val="20"/>
                <w:szCs w:val="20"/>
              </w:rPr>
              <w:t>7</w:t>
            </w:r>
          </w:p>
        </w:tc>
        <w:tc>
          <w:tcPr>
            <w:tcW w:w="1578" w:type="dxa"/>
            <w:tcMar>
              <w:top w:w="14" w:type="dxa"/>
              <w:bottom w:w="14" w:type="dxa"/>
            </w:tcMar>
            <w:vAlign w:val="bottom"/>
          </w:tcPr>
          <w:sdt>
            <w:sdtPr>
              <w:tag w:val="goog_rdk_201"/>
              <w:id w:val="1614469261"/>
            </w:sdtPr>
            <w:sdtEndPr/>
            <w:sdtContent>
              <w:p w14:paraId="000000E4" w14:textId="77777777" w:rsidR="00EC67FD" w:rsidRPr="00EC67FD" w:rsidRDefault="00386A43">
                <w:pPr>
                  <w:jc w:val="right"/>
                  <w:rPr>
                    <w:rPrChange w:id="1340" w:author="Microsoft Office User" w:date="2021-12-01T11:22:00Z">
                      <w:rPr>
                        <w:sz w:val="20"/>
                        <w:szCs w:val="20"/>
                      </w:rPr>
                    </w:rPrChange>
                  </w:rPr>
                  <w:pPrChange w:id="1341" w:author="Microsoft Office User" w:date="2021-12-01T11:22:00Z">
                    <w:pPr/>
                  </w:pPrChange>
                </w:pPr>
                <w:r>
                  <w:rPr>
                    <w:color w:val="000000"/>
                    <w:sz w:val="20"/>
                    <w:szCs w:val="20"/>
                  </w:rPr>
                  <w:t>39.0</w:t>
                </w:r>
                <w:sdt>
                  <w:sdtPr>
                    <w:tag w:val="goog_rdk_200"/>
                    <w:id w:val="-1915920596"/>
                  </w:sdtPr>
                  <w:sdtEndPr/>
                  <w:sdtContent>
                    <w:del w:id="1342" w:author="Microsoft Office User" w:date="2021-12-01T11:20:00Z">
                      <w:r>
                        <w:rPr>
                          <w:color w:val="000000"/>
                          <w:sz w:val="20"/>
                          <w:szCs w:val="20"/>
                        </w:rPr>
                        <w:delText>44</w:delText>
                      </w:r>
                    </w:del>
                  </w:sdtContent>
                </w:sdt>
              </w:p>
            </w:sdtContent>
          </w:sdt>
        </w:tc>
        <w:tc>
          <w:tcPr>
            <w:tcW w:w="6035" w:type="dxa"/>
            <w:tcMar>
              <w:top w:w="14" w:type="dxa"/>
              <w:bottom w:w="14" w:type="dxa"/>
            </w:tcMar>
            <w:vAlign w:val="bottom"/>
          </w:tcPr>
          <w:p w14:paraId="000000E5" w14:textId="77777777" w:rsidR="00EC67FD" w:rsidRDefault="00386A43">
            <w:pPr>
              <w:rPr>
                <w:sz w:val="20"/>
                <w:szCs w:val="20"/>
              </w:rPr>
            </w:pPr>
            <w:r>
              <w:rPr>
                <w:color w:val="000000"/>
                <w:sz w:val="20"/>
                <w:szCs w:val="20"/>
              </w:rPr>
              <w:t>Parent et al. 2012</w:t>
            </w:r>
          </w:p>
        </w:tc>
      </w:tr>
      <w:tr w:rsidR="00EC67FD" w14:paraId="761FA452" w14:textId="77777777">
        <w:trPr>
          <w:trHeight w:val="19"/>
          <w:jc w:val="center"/>
        </w:trPr>
        <w:tc>
          <w:tcPr>
            <w:tcW w:w="1114" w:type="dxa"/>
            <w:tcMar>
              <w:top w:w="14" w:type="dxa"/>
              <w:bottom w:w="14" w:type="dxa"/>
            </w:tcMar>
            <w:vAlign w:val="bottom"/>
          </w:tcPr>
          <w:p w14:paraId="000000E6" w14:textId="77777777" w:rsidR="00EC67FD" w:rsidRDefault="00386A43">
            <w:pPr>
              <w:rPr>
                <w:sz w:val="20"/>
                <w:szCs w:val="20"/>
              </w:rPr>
            </w:pPr>
            <w:r>
              <w:rPr>
                <w:color w:val="000000"/>
                <w:sz w:val="20"/>
                <w:szCs w:val="20"/>
              </w:rPr>
              <w:t>ε15</w:t>
            </w:r>
          </w:p>
        </w:tc>
        <w:tc>
          <w:tcPr>
            <w:tcW w:w="928" w:type="dxa"/>
            <w:tcMar>
              <w:top w:w="14" w:type="dxa"/>
              <w:bottom w:w="14" w:type="dxa"/>
            </w:tcMar>
            <w:vAlign w:val="bottom"/>
          </w:tcPr>
          <w:p w14:paraId="000000E7" w14:textId="77777777" w:rsidR="00EC67FD" w:rsidRDefault="00386A43">
            <w:pPr>
              <w:rPr>
                <w:sz w:val="20"/>
                <w:szCs w:val="20"/>
              </w:rPr>
            </w:pPr>
            <w:r>
              <w:rPr>
                <w:color w:val="000000"/>
                <w:sz w:val="20"/>
                <w:szCs w:val="20"/>
              </w:rPr>
              <w:t>7</w:t>
            </w:r>
          </w:p>
        </w:tc>
        <w:tc>
          <w:tcPr>
            <w:tcW w:w="1578" w:type="dxa"/>
            <w:tcMar>
              <w:top w:w="14" w:type="dxa"/>
              <w:bottom w:w="14" w:type="dxa"/>
            </w:tcMar>
            <w:vAlign w:val="bottom"/>
          </w:tcPr>
          <w:sdt>
            <w:sdtPr>
              <w:tag w:val="goog_rdk_204"/>
              <w:id w:val="1088967060"/>
            </w:sdtPr>
            <w:sdtEndPr/>
            <w:sdtContent>
              <w:p w14:paraId="000000E8" w14:textId="77777777" w:rsidR="00EC67FD" w:rsidRPr="00EC67FD" w:rsidRDefault="00386A43">
                <w:pPr>
                  <w:jc w:val="right"/>
                  <w:rPr>
                    <w:rPrChange w:id="1343" w:author="Microsoft Office User" w:date="2021-12-01T11:22:00Z">
                      <w:rPr>
                        <w:sz w:val="20"/>
                        <w:szCs w:val="20"/>
                      </w:rPr>
                    </w:rPrChange>
                  </w:rPr>
                  <w:pPrChange w:id="1344" w:author="Microsoft Office User" w:date="2021-12-01T11:22:00Z">
                    <w:pPr/>
                  </w:pPrChange>
                </w:pPr>
                <w:r>
                  <w:rPr>
                    <w:color w:val="000000"/>
                    <w:sz w:val="20"/>
                    <w:szCs w:val="20"/>
                  </w:rPr>
                  <w:t>39.</w:t>
                </w:r>
                <w:sdt>
                  <w:sdtPr>
                    <w:tag w:val="goog_rdk_202"/>
                    <w:id w:val="-246262630"/>
                  </w:sdtPr>
                  <w:sdtEndPr/>
                  <w:sdtContent>
                    <w:ins w:id="1345" w:author="Microsoft Office User" w:date="2021-12-01T11:20:00Z">
                      <w:r>
                        <w:rPr>
                          <w:color w:val="000000"/>
                          <w:sz w:val="20"/>
                          <w:szCs w:val="20"/>
                        </w:rPr>
                        <w:t>7</w:t>
                      </w:r>
                    </w:ins>
                  </w:sdtContent>
                </w:sdt>
                <w:sdt>
                  <w:sdtPr>
                    <w:tag w:val="goog_rdk_203"/>
                    <w:id w:val="-472288731"/>
                  </w:sdtPr>
                  <w:sdtEndPr/>
                  <w:sdtContent>
                    <w:del w:id="1346" w:author="Microsoft Office User" w:date="2021-12-01T11:20:00Z">
                      <w:r>
                        <w:rPr>
                          <w:color w:val="000000"/>
                          <w:sz w:val="20"/>
                          <w:szCs w:val="20"/>
                        </w:rPr>
                        <w:delText>671</w:delText>
                      </w:r>
                    </w:del>
                  </w:sdtContent>
                </w:sdt>
              </w:p>
            </w:sdtContent>
          </w:sdt>
        </w:tc>
        <w:tc>
          <w:tcPr>
            <w:tcW w:w="6035" w:type="dxa"/>
            <w:tcMar>
              <w:top w:w="14" w:type="dxa"/>
              <w:bottom w:w="14" w:type="dxa"/>
            </w:tcMar>
            <w:vAlign w:val="bottom"/>
          </w:tcPr>
          <w:p w14:paraId="000000E9" w14:textId="77777777" w:rsidR="00EC67FD" w:rsidRDefault="00386A43">
            <w:pPr>
              <w:rPr>
                <w:sz w:val="20"/>
                <w:szCs w:val="20"/>
              </w:rPr>
            </w:pPr>
            <w:r>
              <w:rPr>
                <w:color w:val="000000"/>
                <w:sz w:val="20"/>
                <w:szCs w:val="20"/>
              </w:rPr>
              <w:t>Baker et al. 2013</w:t>
            </w:r>
            <w:r>
              <w:rPr>
                <w:sz w:val="20"/>
                <w:szCs w:val="20"/>
              </w:rPr>
              <w:t>;</w:t>
            </w:r>
            <w:r>
              <w:rPr>
                <w:color w:val="000000"/>
                <w:sz w:val="20"/>
                <w:szCs w:val="20"/>
              </w:rPr>
              <w:t xml:space="preserve"> Jiang et al. 2008</w:t>
            </w:r>
          </w:p>
        </w:tc>
      </w:tr>
      <w:tr w:rsidR="00EC67FD" w14:paraId="11DA9470" w14:textId="77777777">
        <w:trPr>
          <w:trHeight w:val="19"/>
          <w:jc w:val="center"/>
        </w:trPr>
        <w:tc>
          <w:tcPr>
            <w:tcW w:w="1114" w:type="dxa"/>
            <w:tcMar>
              <w:top w:w="14" w:type="dxa"/>
              <w:bottom w:w="14" w:type="dxa"/>
            </w:tcMar>
            <w:vAlign w:val="bottom"/>
          </w:tcPr>
          <w:p w14:paraId="000000EA" w14:textId="77777777" w:rsidR="00EC67FD" w:rsidRDefault="00386A43">
            <w:pPr>
              <w:rPr>
                <w:sz w:val="20"/>
                <w:szCs w:val="20"/>
              </w:rPr>
            </w:pPr>
            <w:r>
              <w:rPr>
                <w:color w:val="000000"/>
                <w:sz w:val="20"/>
                <w:szCs w:val="20"/>
              </w:rPr>
              <w:t>HK97</w:t>
            </w:r>
          </w:p>
        </w:tc>
        <w:tc>
          <w:tcPr>
            <w:tcW w:w="928" w:type="dxa"/>
            <w:tcMar>
              <w:top w:w="14" w:type="dxa"/>
              <w:bottom w:w="14" w:type="dxa"/>
            </w:tcMar>
            <w:vAlign w:val="bottom"/>
          </w:tcPr>
          <w:p w14:paraId="000000EB" w14:textId="77777777" w:rsidR="00EC67FD" w:rsidRDefault="00386A43">
            <w:pPr>
              <w:rPr>
                <w:sz w:val="20"/>
                <w:szCs w:val="20"/>
              </w:rPr>
            </w:pPr>
            <w:r>
              <w:rPr>
                <w:color w:val="000000"/>
                <w:sz w:val="20"/>
                <w:szCs w:val="20"/>
              </w:rPr>
              <w:t>7</w:t>
            </w:r>
          </w:p>
        </w:tc>
        <w:tc>
          <w:tcPr>
            <w:tcW w:w="1578" w:type="dxa"/>
            <w:tcMar>
              <w:top w:w="14" w:type="dxa"/>
              <w:bottom w:w="14" w:type="dxa"/>
            </w:tcMar>
            <w:vAlign w:val="bottom"/>
          </w:tcPr>
          <w:sdt>
            <w:sdtPr>
              <w:tag w:val="goog_rdk_206"/>
              <w:id w:val="665674722"/>
            </w:sdtPr>
            <w:sdtEndPr/>
            <w:sdtContent>
              <w:p w14:paraId="000000EC" w14:textId="77777777" w:rsidR="00EC67FD" w:rsidRPr="00EC67FD" w:rsidRDefault="00386A43">
                <w:pPr>
                  <w:jc w:val="right"/>
                  <w:rPr>
                    <w:rPrChange w:id="1347" w:author="Microsoft Office User" w:date="2021-12-01T11:22:00Z">
                      <w:rPr>
                        <w:sz w:val="20"/>
                        <w:szCs w:val="20"/>
                      </w:rPr>
                    </w:rPrChange>
                  </w:rPr>
                  <w:pPrChange w:id="1348" w:author="Microsoft Office User" w:date="2021-12-01T11:22:00Z">
                    <w:pPr/>
                  </w:pPrChange>
                </w:pPr>
                <w:r>
                  <w:rPr>
                    <w:color w:val="000000"/>
                    <w:sz w:val="20"/>
                    <w:szCs w:val="20"/>
                  </w:rPr>
                  <w:t>39.7</w:t>
                </w:r>
                <w:sdt>
                  <w:sdtPr>
                    <w:tag w:val="goog_rdk_205"/>
                    <w:id w:val="1843353165"/>
                  </w:sdtPr>
                  <w:sdtEndPr/>
                  <w:sdtContent>
                    <w:del w:id="1349" w:author="Microsoft Office User" w:date="2021-12-01T11:20:00Z">
                      <w:r>
                        <w:rPr>
                          <w:color w:val="000000"/>
                          <w:sz w:val="20"/>
                          <w:szCs w:val="20"/>
                        </w:rPr>
                        <w:delText>32</w:delText>
                      </w:r>
                    </w:del>
                  </w:sdtContent>
                </w:sdt>
              </w:p>
            </w:sdtContent>
          </w:sdt>
        </w:tc>
        <w:tc>
          <w:tcPr>
            <w:tcW w:w="6035" w:type="dxa"/>
            <w:tcMar>
              <w:top w:w="14" w:type="dxa"/>
              <w:bottom w:w="14" w:type="dxa"/>
            </w:tcMar>
            <w:vAlign w:val="bottom"/>
          </w:tcPr>
          <w:p w14:paraId="000000ED" w14:textId="77777777" w:rsidR="00EC67FD" w:rsidRDefault="00386A43">
            <w:pPr>
              <w:rPr>
                <w:sz w:val="20"/>
                <w:szCs w:val="20"/>
              </w:rPr>
            </w:pPr>
            <w:proofErr w:type="spellStart"/>
            <w:r>
              <w:rPr>
                <w:color w:val="000000"/>
                <w:sz w:val="20"/>
                <w:szCs w:val="20"/>
              </w:rPr>
              <w:t>Gertsman</w:t>
            </w:r>
            <w:proofErr w:type="spellEnd"/>
            <w:r>
              <w:rPr>
                <w:color w:val="000000"/>
                <w:sz w:val="20"/>
                <w:szCs w:val="20"/>
              </w:rPr>
              <w:t xml:space="preserve"> et al. 2009</w:t>
            </w:r>
            <w:r>
              <w:rPr>
                <w:sz w:val="20"/>
                <w:szCs w:val="20"/>
              </w:rPr>
              <w:t>;</w:t>
            </w:r>
            <w:r>
              <w:rPr>
                <w:color w:val="000000"/>
                <w:sz w:val="20"/>
                <w:szCs w:val="20"/>
              </w:rPr>
              <w:t xml:space="preserve"> </w:t>
            </w:r>
            <w:proofErr w:type="spellStart"/>
            <w:r>
              <w:rPr>
                <w:color w:val="000000"/>
                <w:sz w:val="20"/>
                <w:szCs w:val="20"/>
              </w:rPr>
              <w:t>Helgstrand</w:t>
            </w:r>
            <w:proofErr w:type="spellEnd"/>
            <w:r>
              <w:rPr>
                <w:color w:val="000000"/>
                <w:sz w:val="20"/>
                <w:szCs w:val="20"/>
              </w:rPr>
              <w:t xml:space="preserve"> et al. 2003</w:t>
            </w:r>
            <w:r>
              <w:rPr>
                <w:sz w:val="20"/>
                <w:szCs w:val="20"/>
              </w:rPr>
              <w:t>;</w:t>
            </w:r>
            <w:r>
              <w:rPr>
                <w:color w:val="000000"/>
                <w:sz w:val="20"/>
                <w:szCs w:val="20"/>
              </w:rPr>
              <w:t xml:space="preserve"> Wikoff et al. 2000</w:t>
            </w:r>
          </w:p>
        </w:tc>
      </w:tr>
      <w:tr w:rsidR="00EC67FD" w14:paraId="2752562D" w14:textId="77777777">
        <w:trPr>
          <w:trHeight w:val="19"/>
          <w:jc w:val="center"/>
        </w:trPr>
        <w:tc>
          <w:tcPr>
            <w:tcW w:w="1114" w:type="dxa"/>
            <w:tcMar>
              <w:top w:w="14" w:type="dxa"/>
              <w:bottom w:w="14" w:type="dxa"/>
            </w:tcMar>
            <w:vAlign w:val="bottom"/>
          </w:tcPr>
          <w:p w14:paraId="000000EE" w14:textId="77777777" w:rsidR="00EC67FD" w:rsidRDefault="00386A43">
            <w:pPr>
              <w:rPr>
                <w:sz w:val="20"/>
                <w:szCs w:val="20"/>
              </w:rPr>
            </w:pPr>
            <w:r>
              <w:rPr>
                <w:color w:val="000000"/>
                <w:sz w:val="20"/>
                <w:szCs w:val="20"/>
              </w:rPr>
              <w:t>T7</w:t>
            </w:r>
          </w:p>
        </w:tc>
        <w:tc>
          <w:tcPr>
            <w:tcW w:w="928" w:type="dxa"/>
            <w:tcMar>
              <w:top w:w="14" w:type="dxa"/>
              <w:bottom w:w="14" w:type="dxa"/>
            </w:tcMar>
            <w:vAlign w:val="bottom"/>
          </w:tcPr>
          <w:p w14:paraId="000000EF" w14:textId="77777777" w:rsidR="00EC67FD" w:rsidRDefault="00386A43">
            <w:pPr>
              <w:rPr>
                <w:sz w:val="20"/>
                <w:szCs w:val="20"/>
              </w:rPr>
            </w:pPr>
            <w:r>
              <w:rPr>
                <w:color w:val="000000"/>
                <w:sz w:val="20"/>
                <w:szCs w:val="20"/>
              </w:rPr>
              <w:t>7</w:t>
            </w:r>
          </w:p>
        </w:tc>
        <w:tc>
          <w:tcPr>
            <w:tcW w:w="1578" w:type="dxa"/>
            <w:tcMar>
              <w:top w:w="14" w:type="dxa"/>
              <w:bottom w:w="14" w:type="dxa"/>
            </w:tcMar>
            <w:vAlign w:val="bottom"/>
          </w:tcPr>
          <w:sdt>
            <w:sdtPr>
              <w:tag w:val="goog_rdk_208"/>
              <w:id w:val="-1302541380"/>
            </w:sdtPr>
            <w:sdtEndPr/>
            <w:sdtContent>
              <w:p w14:paraId="000000F0" w14:textId="77777777" w:rsidR="00EC67FD" w:rsidRPr="00EC67FD" w:rsidRDefault="00386A43">
                <w:pPr>
                  <w:jc w:val="right"/>
                  <w:rPr>
                    <w:rPrChange w:id="1350" w:author="Microsoft Office User" w:date="2021-12-01T11:22:00Z">
                      <w:rPr>
                        <w:sz w:val="20"/>
                        <w:szCs w:val="20"/>
                      </w:rPr>
                    </w:rPrChange>
                  </w:rPr>
                  <w:pPrChange w:id="1351" w:author="Microsoft Office User" w:date="2021-12-01T11:22:00Z">
                    <w:pPr/>
                  </w:pPrChange>
                </w:pPr>
                <w:r>
                  <w:rPr>
                    <w:color w:val="000000"/>
                    <w:sz w:val="20"/>
                    <w:szCs w:val="20"/>
                  </w:rPr>
                  <w:t>39.9</w:t>
                </w:r>
                <w:sdt>
                  <w:sdtPr>
                    <w:tag w:val="goog_rdk_207"/>
                    <w:id w:val="318393169"/>
                  </w:sdtPr>
                  <w:sdtEndPr/>
                  <w:sdtContent>
                    <w:del w:id="1352" w:author="Microsoft Office User" w:date="2021-12-01T11:20:00Z">
                      <w:r>
                        <w:rPr>
                          <w:color w:val="000000"/>
                          <w:sz w:val="20"/>
                          <w:szCs w:val="20"/>
                        </w:rPr>
                        <w:delText>37</w:delText>
                      </w:r>
                    </w:del>
                  </w:sdtContent>
                </w:sdt>
              </w:p>
            </w:sdtContent>
          </w:sdt>
        </w:tc>
        <w:tc>
          <w:tcPr>
            <w:tcW w:w="6035" w:type="dxa"/>
            <w:tcMar>
              <w:top w:w="14" w:type="dxa"/>
              <w:bottom w:w="14" w:type="dxa"/>
            </w:tcMar>
            <w:vAlign w:val="bottom"/>
          </w:tcPr>
          <w:p w14:paraId="000000F1" w14:textId="77777777" w:rsidR="00EC67FD" w:rsidRDefault="00386A43">
            <w:pPr>
              <w:rPr>
                <w:sz w:val="20"/>
                <w:szCs w:val="20"/>
              </w:rPr>
            </w:pPr>
            <w:proofErr w:type="spellStart"/>
            <w:r>
              <w:rPr>
                <w:color w:val="000000"/>
                <w:sz w:val="20"/>
                <w:szCs w:val="20"/>
              </w:rPr>
              <w:t>Agirrezabala</w:t>
            </w:r>
            <w:proofErr w:type="spellEnd"/>
            <w:r>
              <w:rPr>
                <w:color w:val="000000"/>
                <w:sz w:val="20"/>
                <w:szCs w:val="20"/>
              </w:rPr>
              <w:t xml:space="preserve"> et al. 2007, Guo et al. 2014, </w:t>
            </w:r>
            <w:proofErr w:type="spellStart"/>
            <w:r>
              <w:rPr>
                <w:color w:val="000000"/>
                <w:sz w:val="20"/>
                <w:szCs w:val="20"/>
              </w:rPr>
              <w:t>Ionel</w:t>
            </w:r>
            <w:proofErr w:type="spellEnd"/>
            <w:r>
              <w:rPr>
                <w:color w:val="000000"/>
                <w:sz w:val="20"/>
                <w:szCs w:val="20"/>
              </w:rPr>
              <w:t xml:space="preserve"> et al. 2011</w:t>
            </w:r>
          </w:p>
        </w:tc>
      </w:tr>
      <w:tr w:rsidR="00EC67FD" w14:paraId="325321E8" w14:textId="77777777">
        <w:trPr>
          <w:trHeight w:val="19"/>
          <w:jc w:val="center"/>
        </w:trPr>
        <w:tc>
          <w:tcPr>
            <w:tcW w:w="1114" w:type="dxa"/>
            <w:tcMar>
              <w:top w:w="14" w:type="dxa"/>
              <w:bottom w:w="14" w:type="dxa"/>
            </w:tcMar>
            <w:vAlign w:val="bottom"/>
          </w:tcPr>
          <w:p w14:paraId="000000F2" w14:textId="77777777" w:rsidR="00EC67FD" w:rsidRDefault="00386A43">
            <w:pPr>
              <w:rPr>
                <w:sz w:val="20"/>
                <w:szCs w:val="20"/>
              </w:rPr>
            </w:pPr>
            <w:r>
              <w:rPr>
                <w:color w:val="000000"/>
                <w:sz w:val="20"/>
                <w:szCs w:val="20"/>
              </w:rPr>
              <w:t>CUS-3</w:t>
            </w:r>
          </w:p>
        </w:tc>
        <w:tc>
          <w:tcPr>
            <w:tcW w:w="928" w:type="dxa"/>
            <w:tcMar>
              <w:top w:w="14" w:type="dxa"/>
              <w:bottom w:w="14" w:type="dxa"/>
            </w:tcMar>
            <w:vAlign w:val="bottom"/>
          </w:tcPr>
          <w:p w14:paraId="000000F3" w14:textId="77777777" w:rsidR="00EC67FD" w:rsidRDefault="00386A43">
            <w:pPr>
              <w:rPr>
                <w:sz w:val="20"/>
                <w:szCs w:val="20"/>
              </w:rPr>
            </w:pPr>
            <w:r>
              <w:rPr>
                <w:color w:val="000000"/>
                <w:sz w:val="20"/>
                <w:szCs w:val="20"/>
              </w:rPr>
              <w:t>7</w:t>
            </w:r>
          </w:p>
        </w:tc>
        <w:tc>
          <w:tcPr>
            <w:tcW w:w="1578" w:type="dxa"/>
            <w:tcMar>
              <w:top w:w="14" w:type="dxa"/>
              <w:bottom w:w="14" w:type="dxa"/>
            </w:tcMar>
            <w:vAlign w:val="bottom"/>
          </w:tcPr>
          <w:sdt>
            <w:sdtPr>
              <w:tag w:val="goog_rdk_210"/>
              <w:id w:val="-1402677545"/>
            </w:sdtPr>
            <w:sdtEndPr/>
            <w:sdtContent>
              <w:p w14:paraId="000000F4" w14:textId="77777777" w:rsidR="00EC67FD" w:rsidRPr="00EC67FD" w:rsidRDefault="00386A43">
                <w:pPr>
                  <w:jc w:val="right"/>
                  <w:rPr>
                    <w:rPrChange w:id="1353" w:author="Microsoft Office User" w:date="2021-12-01T11:22:00Z">
                      <w:rPr>
                        <w:sz w:val="20"/>
                        <w:szCs w:val="20"/>
                      </w:rPr>
                    </w:rPrChange>
                  </w:rPr>
                  <w:pPrChange w:id="1354" w:author="Microsoft Office User" w:date="2021-12-01T11:22:00Z">
                    <w:pPr/>
                  </w:pPrChange>
                </w:pPr>
                <w:r>
                  <w:rPr>
                    <w:color w:val="000000"/>
                    <w:sz w:val="20"/>
                    <w:szCs w:val="20"/>
                  </w:rPr>
                  <w:t>40.2</w:t>
                </w:r>
                <w:sdt>
                  <w:sdtPr>
                    <w:tag w:val="goog_rdk_209"/>
                    <w:id w:val="964777586"/>
                  </w:sdtPr>
                  <w:sdtEndPr/>
                  <w:sdtContent>
                    <w:del w:id="1355" w:author="Microsoft Office User" w:date="2021-12-01T11:20:00Z">
                      <w:r>
                        <w:rPr>
                          <w:color w:val="000000"/>
                          <w:sz w:val="20"/>
                          <w:szCs w:val="20"/>
                        </w:rPr>
                        <w:delText>07</w:delText>
                      </w:r>
                    </w:del>
                  </w:sdtContent>
                </w:sdt>
              </w:p>
            </w:sdtContent>
          </w:sdt>
        </w:tc>
        <w:tc>
          <w:tcPr>
            <w:tcW w:w="6035" w:type="dxa"/>
            <w:tcMar>
              <w:top w:w="14" w:type="dxa"/>
              <w:bottom w:w="14" w:type="dxa"/>
            </w:tcMar>
            <w:vAlign w:val="bottom"/>
          </w:tcPr>
          <w:p w14:paraId="000000F5" w14:textId="77777777" w:rsidR="00EC67FD" w:rsidRDefault="00386A43">
            <w:pPr>
              <w:rPr>
                <w:sz w:val="20"/>
                <w:szCs w:val="20"/>
              </w:rPr>
            </w:pPr>
            <w:r>
              <w:rPr>
                <w:color w:val="000000"/>
                <w:sz w:val="20"/>
                <w:szCs w:val="20"/>
              </w:rPr>
              <w:t>Parent et al. 2014</w:t>
            </w:r>
          </w:p>
        </w:tc>
      </w:tr>
      <w:tr w:rsidR="00EC67FD" w14:paraId="60704479" w14:textId="77777777">
        <w:trPr>
          <w:trHeight w:val="19"/>
          <w:jc w:val="center"/>
        </w:trPr>
        <w:tc>
          <w:tcPr>
            <w:tcW w:w="1114" w:type="dxa"/>
            <w:tcMar>
              <w:top w:w="14" w:type="dxa"/>
              <w:bottom w:w="14" w:type="dxa"/>
            </w:tcMar>
            <w:vAlign w:val="bottom"/>
          </w:tcPr>
          <w:p w14:paraId="000000F6" w14:textId="77777777" w:rsidR="00EC67FD" w:rsidRDefault="00386A43">
            <w:pPr>
              <w:rPr>
                <w:sz w:val="20"/>
                <w:szCs w:val="20"/>
              </w:rPr>
            </w:pPr>
            <w:r>
              <w:rPr>
                <w:color w:val="000000"/>
                <w:sz w:val="20"/>
                <w:szCs w:val="20"/>
              </w:rPr>
              <w:t>HK022</w:t>
            </w:r>
          </w:p>
        </w:tc>
        <w:tc>
          <w:tcPr>
            <w:tcW w:w="928" w:type="dxa"/>
            <w:tcMar>
              <w:top w:w="14" w:type="dxa"/>
              <w:bottom w:w="14" w:type="dxa"/>
            </w:tcMar>
            <w:vAlign w:val="bottom"/>
          </w:tcPr>
          <w:p w14:paraId="000000F7" w14:textId="77777777" w:rsidR="00EC67FD" w:rsidRDefault="00386A43">
            <w:pPr>
              <w:rPr>
                <w:sz w:val="20"/>
                <w:szCs w:val="20"/>
              </w:rPr>
            </w:pPr>
            <w:r>
              <w:rPr>
                <w:color w:val="000000"/>
                <w:sz w:val="20"/>
                <w:szCs w:val="20"/>
              </w:rPr>
              <w:t>7</w:t>
            </w:r>
          </w:p>
        </w:tc>
        <w:tc>
          <w:tcPr>
            <w:tcW w:w="1578" w:type="dxa"/>
            <w:tcMar>
              <w:top w:w="14" w:type="dxa"/>
              <w:bottom w:w="14" w:type="dxa"/>
            </w:tcMar>
            <w:vAlign w:val="bottom"/>
          </w:tcPr>
          <w:sdt>
            <w:sdtPr>
              <w:tag w:val="goog_rdk_213"/>
              <w:id w:val="-609362201"/>
            </w:sdtPr>
            <w:sdtEndPr/>
            <w:sdtContent>
              <w:p w14:paraId="000000F8" w14:textId="77777777" w:rsidR="00EC67FD" w:rsidRPr="00EC67FD" w:rsidRDefault="00386A43">
                <w:pPr>
                  <w:jc w:val="right"/>
                  <w:rPr>
                    <w:rPrChange w:id="1356" w:author="Microsoft Office User" w:date="2021-12-01T11:22:00Z">
                      <w:rPr>
                        <w:sz w:val="20"/>
                        <w:szCs w:val="20"/>
                      </w:rPr>
                    </w:rPrChange>
                  </w:rPr>
                  <w:pPrChange w:id="1357" w:author="Microsoft Office User" w:date="2021-12-01T11:22:00Z">
                    <w:pPr/>
                  </w:pPrChange>
                </w:pPr>
                <w:r>
                  <w:rPr>
                    <w:color w:val="000000"/>
                    <w:sz w:val="20"/>
                    <w:szCs w:val="20"/>
                  </w:rPr>
                  <w:t>40.</w:t>
                </w:r>
                <w:sdt>
                  <w:sdtPr>
                    <w:tag w:val="goog_rdk_211"/>
                    <w:id w:val="1955600673"/>
                  </w:sdtPr>
                  <w:sdtEndPr/>
                  <w:sdtContent>
                    <w:ins w:id="1358" w:author="Microsoft Office User" w:date="2021-12-01T11:20:00Z">
                      <w:r>
                        <w:rPr>
                          <w:color w:val="000000"/>
                          <w:sz w:val="20"/>
                          <w:szCs w:val="20"/>
                        </w:rPr>
                        <w:t>8</w:t>
                      </w:r>
                    </w:ins>
                  </w:sdtContent>
                </w:sdt>
                <w:sdt>
                  <w:sdtPr>
                    <w:tag w:val="goog_rdk_212"/>
                    <w:id w:val="1485811329"/>
                  </w:sdtPr>
                  <w:sdtEndPr/>
                  <w:sdtContent>
                    <w:del w:id="1359" w:author="Microsoft Office User" w:date="2021-12-01T11:20:00Z">
                      <w:r>
                        <w:rPr>
                          <w:color w:val="000000"/>
                          <w:sz w:val="20"/>
                          <w:szCs w:val="20"/>
                        </w:rPr>
                        <w:delText>751</w:delText>
                      </w:r>
                    </w:del>
                  </w:sdtContent>
                </w:sdt>
              </w:p>
            </w:sdtContent>
          </w:sdt>
        </w:tc>
        <w:tc>
          <w:tcPr>
            <w:tcW w:w="6035" w:type="dxa"/>
            <w:tcMar>
              <w:top w:w="14" w:type="dxa"/>
              <w:bottom w:w="14" w:type="dxa"/>
            </w:tcMar>
            <w:vAlign w:val="bottom"/>
          </w:tcPr>
          <w:p w14:paraId="000000F9" w14:textId="77777777" w:rsidR="00EC67FD" w:rsidRDefault="00386A43">
            <w:pPr>
              <w:rPr>
                <w:sz w:val="20"/>
                <w:szCs w:val="20"/>
              </w:rPr>
            </w:pPr>
            <w:r>
              <w:rPr>
                <w:color w:val="000000"/>
                <w:sz w:val="20"/>
                <w:szCs w:val="20"/>
              </w:rPr>
              <w:t>Pride et al. 2006</w:t>
            </w:r>
          </w:p>
        </w:tc>
      </w:tr>
      <w:tr w:rsidR="00EC67FD" w14:paraId="215E9BB7" w14:textId="77777777">
        <w:trPr>
          <w:trHeight w:val="19"/>
          <w:jc w:val="center"/>
        </w:trPr>
        <w:tc>
          <w:tcPr>
            <w:tcW w:w="1114" w:type="dxa"/>
            <w:tcMar>
              <w:top w:w="14" w:type="dxa"/>
              <w:bottom w:w="14" w:type="dxa"/>
            </w:tcMar>
            <w:vAlign w:val="bottom"/>
          </w:tcPr>
          <w:p w14:paraId="000000FA" w14:textId="77777777" w:rsidR="00EC67FD" w:rsidRDefault="00386A43">
            <w:pPr>
              <w:rPr>
                <w:sz w:val="20"/>
                <w:szCs w:val="20"/>
              </w:rPr>
            </w:pPr>
            <w:r>
              <w:rPr>
                <w:color w:val="000000"/>
                <w:sz w:val="20"/>
                <w:szCs w:val="20"/>
              </w:rPr>
              <w:t>Pf-WMP4</w:t>
            </w:r>
          </w:p>
        </w:tc>
        <w:tc>
          <w:tcPr>
            <w:tcW w:w="928" w:type="dxa"/>
            <w:tcMar>
              <w:top w:w="14" w:type="dxa"/>
              <w:bottom w:w="14" w:type="dxa"/>
            </w:tcMar>
            <w:vAlign w:val="bottom"/>
          </w:tcPr>
          <w:p w14:paraId="000000FB" w14:textId="77777777" w:rsidR="00EC67FD" w:rsidRDefault="00386A43">
            <w:pPr>
              <w:rPr>
                <w:sz w:val="20"/>
                <w:szCs w:val="20"/>
              </w:rPr>
            </w:pPr>
            <w:r>
              <w:rPr>
                <w:color w:val="000000"/>
                <w:sz w:val="20"/>
                <w:szCs w:val="20"/>
              </w:rPr>
              <w:t>7</w:t>
            </w:r>
          </w:p>
        </w:tc>
        <w:tc>
          <w:tcPr>
            <w:tcW w:w="1578" w:type="dxa"/>
            <w:tcMar>
              <w:top w:w="14" w:type="dxa"/>
              <w:bottom w:w="14" w:type="dxa"/>
            </w:tcMar>
            <w:vAlign w:val="bottom"/>
          </w:tcPr>
          <w:sdt>
            <w:sdtPr>
              <w:tag w:val="goog_rdk_215"/>
              <w:id w:val="700748761"/>
            </w:sdtPr>
            <w:sdtEndPr/>
            <w:sdtContent>
              <w:p w14:paraId="000000FC" w14:textId="77777777" w:rsidR="00EC67FD" w:rsidRPr="00EC67FD" w:rsidRDefault="00386A43">
                <w:pPr>
                  <w:jc w:val="right"/>
                  <w:rPr>
                    <w:rPrChange w:id="1360" w:author="Microsoft Office User" w:date="2021-12-01T11:22:00Z">
                      <w:rPr>
                        <w:sz w:val="20"/>
                        <w:szCs w:val="20"/>
                      </w:rPr>
                    </w:rPrChange>
                  </w:rPr>
                  <w:pPrChange w:id="1361" w:author="Microsoft Office User" w:date="2021-12-01T11:22:00Z">
                    <w:pPr/>
                  </w:pPrChange>
                </w:pPr>
                <w:r>
                  <w:rPr>
                    <w:color w:val="000000"/>
                    <w:sz w:val="20"/>
                    <w:szCs w:val="20"/>
                  </w:rPr>
                  <w:t>40.9</w:t>
                </w:r>
                <w:sdt>
                  <w:sdtPr>
                    <w:tag w:val="goog_rdk_214"/>
                    <w:id w:val="-1677799957"/>
                  </w:sdtPr>
                  <w:sdtEndPr/>
                  <w:sdtContent>
                    <w:del w:id="1362" w:author="Microsoft Office User" w:date="2021-12-01T11:20:00Z">
                      <w:r>
                        <w:rPr>
                          <w:color w:val="000000"/>
                          <w:sz w:val="20"/>
                          <w:szCs w:val="20"/>
                        </w:rPr>
                        <w:delText>38</w:delText>
                      </w:r>
                    </w:del>
                  </w:sdtContent>
                </w:sdt>
              </w:p>
            </w:sdtContent>
          </w:sdt>
        </w:tc>
        <w:tc>
          <w:tcPr>
            <w:tcW w:w="6035" w:type="dxa"/>
            <w:tcMar>
              <w:top w:w="14" w:type="dxa"/>
              <w:bottom w:w="14" w:type="dxa"/>
            </w:tcMar>
            <w:vAlign w:val="bottom"/>
          </w:tcPr>
          <w:p w14:paraId="000000FD" w14:textId="77777777" w:rsidR="00EC67FD" w:rsidRDefault="00386A43">
            <w:pPr>
              <w:rPr>
                <w:sz w:val="20"/>
                <w:szCs w:val="20"/>
              </w:rPr>
            </w:pPr>
            <w:r>
              <w:rPr>
                <w:color w:val="000000"/>
                <w:sz w:val="20"/>
                <w:szCs w:val="20"/>
              </w:rPr>
              <w:t>Liu et al. 2007</w:t>
            </w:r>
          </w:p>
        </w:tc>
      </w:tr>
      <w:tr w:rsidR="00EC67FD" w14:paraId="7EC9AD0D" w14:textId="77777777">
        <w:trPr>
          <w:trHeight w:val="19"/>
          <w:jc w:val="center"/>
        </w:trPr>
        <w:tc>
          <w:tcPr>
            <w:tcW w:w="1114" w:type="dxa"/>
            <w:tcMar>
              <w:top w:w="14" w:type="dxa"/>
              <w:bottom w:w="14" w:type="dxa"/>
            </w:tcMar>
            <w:vAlign w:val="bottom"/>
          </w:tcPr>
          <w:p w14:paraId="000000FE" w14:textId="77777777" w:rsidR="00EC67FD" w:rsidRDefault="00386A43">
            <w:pPr>
              <w:rPr>
                <w:sz w:val="20"/>
                <w:szCs w:val="20"/>
              </w:rPr>
            </w:pPr>
            <w:r>
              <w:rPr>
                <w:color w:val="000000"/>
                <w:sz w:val="20"/>
                <w:szCs w:val="20"/>
              </w:rPr>
              <w:t>BPP-1</w:t>
            </w:r>
          </w:p>
        </w:tc>
        <w:tc>
          <w:tcPr>
            <w:tcW w:w="928" w:type="dxa"/>
            <w:tcMar>
              <w:top w:w="14" w:type="dxa"/>
              <w:bottom w:w="14" w:type="dxa"/>
            </w:tcMar>
            <w:vAlign w:val="bottom"/>
          </w:tcPr>
          <w:p w14:paraId="000000FF" w14:textId="77777777" w:rsidR="00EC67FD" w:rsidRDefault="00386A43">
            <w:pPr>
              <w:rPr>
                <w:sz w:val="20"/>
                <w:szCs w:val="20"/>
              </w:rPr>
            </w:pPr>
            <w:r>
              <w:rPr>
                <w:color w:val="000000"/>
                <w:sz w:val="20"/>
                <w:szCs w:val="20"/>
              </w:rPr>
              <w:t>7</w:t>
            </w:r>
          </w:p>
        </w:tc>
        <w:tc>
          <w:tcPr>
            <w:tcW w:w="1578" w:type="dxa"/>
            <w:tcMar>
              <w:top w:w="14" w:type="dxa"/>
              <w:bottom w:w="14" w:type="dxa"/>
            </w:tcMar>
            <w:vAlign w:val="bottom"/>
          </w:tcPr>
          <w:sdt>
            <w:sdtPr>
              <w:tag w:val="goog_rdk_217"/>
              <w:id w:val="1331941636"/>
            </w:sdtPr>
            <w:sdtEndPr/>
            <w:sdtContent>
              <w:p w14:paraId="00000100" w14:textId="77777777" w:rsidR="00EC67FD" w:rsidRPr="00EC67FD" w:rsidRDefault="00386A43">
                <w:pPr>
                  <w:jc w:val="right"/>
                  <w:rPr>
                    <w:rPrChange w:id="1363" w:author="Microsoft Office User" w:date="2021-12-01T11:22:00Z">
                      <w:rPr>
                        <w:sz w:val="20"/>
                        <w:szCs w:val="20"/>
                      </w:rPr>
                    </w:rPrChange>
                  </w:rPr>
                  <w:pPrChange w:id="1364" w:author="Microsoft Office User" w:date="2021-12-01T11:22:00Z">
                    <w:pPr/>
                  </w:pPrChange>
                </w:pPr>
                <w:r>
                  <w:rPr>
                    <w:color w:val="000000"/>
                    <w:sz w:val="20"/>
                    <w:szCs w:val="20"/>
                  </w:rPr>
                  <w:t>42.9</w:t>
                </w:r>
                <w:sdt>
                  <w:sdtPr>
                    <w:tag w:val="goog_rdk_216"/>
                    <w:id w:val="-1961869541"/>
                  </w:sdtPr>
                  <w:sdtEndPr/>
                  <w:sdtContent>
                    <w:del w:id="1365" w:author="Microsoft Office User" w:date="2021-12-01T11:21:00Z">
                      <w:r>
                        <w:rPr>
                          <w:color w:val="000000"/>
                          <w:sz w:val="20"/>
                          <w:szCs w:val="20"/>
                        </w:rPr>
                        <w:delText>43</w:delText>
                      </w:r>
                    </w:del>
                  </w:sdtContent>
                </w:sdt>
              </w:p>
            </w:sdtContent>
          </w:sdt>
        </w:tc>
        <w:tc>
          <w:tcPr>
            <w:tcW w:w="6035" w:type="dxa"/>
            <w:tcMar>
              <w:top w:w="14" w:type="dxa"/>
              <w:bottom w:w="14" w:type="dxa"/>
            </w:tcMar>
            <w:vAlign w:val="bottom"/>
          </w:tcPr>
          <w:p w14:paraId="00000101" w14:textId="77777777" w:rsidR="00EC67FD" w:rsidRDefault="00386A43">
            <w:pPr>
              <w:rPr>
                <w:sz w:val="20"/>
                <w:szCs w:val="20"/>
              </w:rPr>
            </w:pPr>
            <w:r>
              <w:rPr>
                <w:color w:val="000000"/>
                <w:sz w:val="20"/>
                <w:szCs w:val="20"/>
              </w:rPr>
              <w:t>Zhang et al. 2013</w:t>
            </w:r>
          </w:p>
        </w:tc>
      </w:tr>
      <w:tr w:rsidR="00EC67FD" w14:paraId="48E73F4D" w14:textId="77777777">
        <w:trPr>
          <w:trHeight w:val="19"/>
          <w:jc w:val="center"/>
        </w:trPr>
        <w:tc>
          <w:tcPr>
            <w:tcW w:w="1114" w:type="dxa"/>
            <w:tcMar>
              <w:top w:w="14" w:type="dxa"/>
              <w:bottom w:w="14" w:type="dxa"/>
            </w:tcMar>
            <w:vAlign w:val="bottom"/>
          </w:tcPr>
          <w:p w14:paraId="00000102" w14:textId="77777777" w:rsidR="00EC67FD" w:rsidRDefault="00386A43">
            <w:pPr>
              <w:rPr>
                <w:sz w:val="20"/>
                <w:szCs w:val="20"/>
              </w:rPr>
            </w:pPr>
            <w:r>
              <w:rPr>
                <w:color w:val="000000"/>
                <w:sz w:val="20"/>
                <w:szCs w:val="20"/>
              </w:rPr>
              <w:t>P22</w:t>
            </w:r>
          </w:p>
        </w:tc>
        <w:tc>
          <w:tcPr>
            <w:tcW w:w="928" w:type="dxa"/>
            <w:tcMar>
              <w:top w:w="14" w:type="dxa"/>
              <w:bottom w:w="14" w:type="dxa"/>
            </w:tcMar>
            <w:vAlign w:val="bottom"/>
          </w:tcPr>
          <w:p w14:paraId="00000103" w14:textId="77777777" w:rsidR="00EC67FD" w:rsidRDefault="00386A43">
            <w:pPr>
              <w:rPr>
                <w:sz w:val="20"/>
                <w:szCs w:val="20"/>
              </w:rPr>
            </w:pPr>
            <w:r>
              <w:rPr>
                <w:color w:val="000000"/>
                <w:sz w:val="20"/>
                <w:szCs w:val="20"/>
              </w:rPr>
              <w:t>7</w:t>
            </w:r>
          </w:p>
        </w:tc>
        <w:tc>
          <w:tcPr>
            <w:tcW w:w="1578" w:type="dxa"/>
            <w:tcMar>
              <w:top w:w="14" w:type="dxa"/>
              <w:bottom w:w="14" w:type="dxa"/>
            </w:tcMar>
            <w:vAlign w:val="bottom"/>
          </w:tcPr>
          <w:sdt>
            <w:sdtPr>
              <w:tag w:val="goog_rdk_218"/>
              <w:id w:val="872503912"/>
            </w:sdtPr>
            <w:sdtEndPr/>
            <w:sdtContent>
              <w:p w14:paraId="00000104" w14:textId="77777777" w:rsidR="00EC67FD" w:rsidRPr="00EC67FD" w:rsidRDefault="00386A43">
                <w:pPr>
                  <w:jc w:val="right"/>
                  <w:rPr>
                    <w:rPrChange w:id="1366" w:author="Microsoft Office User" w:date="2021-12-01T11:22:00Z">
                      <w:rPr>
                        <w:sz w:val="20"/>
                        <w:szCs w:val="20"/>
                      </w:rPr>
                    </w:rPrChange>
                  </w:rPr>
                  <w:pPrChange w:id="1367" w:author="Microsoft Office User" w:date="2021-12-01T11:22:00Z">
                    <w:pPr/>
                  </w:pPrChange>
                </w:pPr>
                <w:r>
                  <w:rPr>
                    <w:color w:val="000000"/>
                    <w:sz w:val="20"/>
                    <w:szCs w:val="20"/>
                  </w:rPr>
                  <w:t>43.5</w:t>
                </w:r>
              </w:p>
            </w:sdtContent>
          </w:sdt>
        </w:tc>
        <w:tc>
          <w:tcPr>
            <w:tcW w:w="6035" w:type="dxa"/>
            <w:tcMar>
              <w:top w:w="14" w:type="dxa"/>
              <w:bottom w:w="14" w:type="dxa"/>
            </w:tcMar>
            <w:vAlign w:val="bottom"/>
          </w:tcPr>
          <w:p w14:paraId="00000105" w14:textId="77777777" w:rsidR="00EC67FD" w:rsidRDefault="00386A43">
            <w:pPr>
              <w:rPr>
                <w:sz w:val="20"/>
                <w:szCs w:val="20"/>
              </w:rPr>
            </w:pPr>
            <w:r>
              <w:rPr>
                <w:color w:val="000000"/>
                <w:sz w:val="20"/>
                <w:szCs w:val="20"/>
              </w:rPr>
              <w:t>Chen et al. 2011</w:t>
            </w:r>
            <w:r>
              <w:rPr>
                <w:sz w:val="20"/>
                <w:szCs w:val="20"/>
              </w:rPr>
              <w:t>;</w:t>
            </w:r>
            <w:r>
              <w:rPr>
                <w:color w:val="000000"/>
                <w:sz w:val="20"/>
                <w:szCs w:val="20"/>
              </w:rPr>
              <w:t xml:space="preserve"> Parent et al. 2010a</w:t>
            </w:r>
          </w:p>
        </w:tc>
      </w:tr>
      <w:tr w:rsidR="00EC67FD" w14:paraId="4FCDF0B4" w14:textId="77777777">
        <w:trPr>
          <w:trHeight w:val="19"/>
          <w:jc w:val="center"/>
        </w:trPr>
        <w:tc>
          <w:tcPr>
            <w:tcW w:w="1114" w:type="dxa"/>
            <w:tcMar>
              <w:top w:w="14" w:type="dxa"/>
              <w:bottom w:w="14" w:type="dxa"/>
            </w:tcMar>
            <w:vAlign w:val="bottom"/>
          </w:tcPr>
          <w:p w14:paraId="00000106" w14:textId="77777777" w:rsidR="00EC67FD" w:rsidRDefault="00386A43">
            <w:pPr>
              <w:rPr>
                <w:sz w:val="20"/>
                <w:szCs w:val="20"/>
              </w:rPr>
            </w:pPr>
            <w:r>
              <w:rPr>
                <w:color w:val="000000"/>
                <w:sz w:val="20"/>
                <w:szCs w:val="20"/>
              </w:rPr>
              <w:t>80α</w:t>
            </w:r>
          </w:p>
        </w:tc>
        <w:tc>
          <w:tcPr>
            <w:tcW w:w="928" w:type="dxa"/>
            <w:tcMar>
              <w:top w:w="14" w:type="dxa"/>
              <w:bottom w:w="14" w:type="dxa"/>
            </w:tcMar>
            <w:vAlign w:val="bottom"/>
          </w:tcPr>
          <w:p w14:paraId="00000107" w14:textId="77777777" w:rsidR="00EC67FD" w:rsidRDefault="00386A43">
            <w:pPr>
              <w:rPr>
                <w:sz w:val="20"/>
                <w:szCs w:val="20"/>
              </w:rPr>
            </w:pPr>
            <w:r>
              <w:rPr>
                <w:color w:val="000000"/>
                <w:sz w:val="20"/>
                <w:szCs w:val="20"/>
              </w:rPr>
              <w:t>7</w:t>
            </w:r>
          </w:p>
        </w:tc>
        <w:tc>
          <w:tcPr>
            <w:tcW w:w="1578" w:type="dxa"/>
            <w:tcMar>
              <w:top w:w="14" w:type="dxa"/>
              <w:bottom w:w="14" w:type="dxa"/>
            </w:tcMar>
            <w:vAlign w:val="bottom"/>
          </w:tcPr>
          <w:sdt>
            <w:sdtPr>
              <w:tag w:val="goog_rdk_221"/>
              <w:id w:val="-2006272211"/>
            </w:sdtPr>
            <w:sdtEndPr/>
            <w:sdtContent>
              <w:p w14:paraId="00000108" w14:textId="77777777" w:rsidR="00EC67FD" w:rsidRPr="00EC67FD" w:rsidRDefault="00386A43">
                <w:pPr>
                  <w:jc w:val="right"/>
                  <w:rPr>
                    <w:rPrChange w:id="1368" w:author="Microsoft Office User" w:date="2021-12-01T11:22:00Z">
                      <w:rPr>
                        <w:sz w:val="20"/>
                        <w:szCs w:val="20"/>
                      </w:rPr>
                    </w:rPrChange>
                  </w:rPr>
                  <w:pPrChange w:id="1369" w:author="Microsoft Office User" w:date="2021-12-01T11:22:00Z">
                    <w:pPr/>
                  </w:pPrChange>
                </w:pPr>
                <w:r>
                  <w:rPr>
                    <w:color w:val="000000"/>
                    <w:sz w:val="20"/>
                    <w:szCs w:val="20"/>
                  </w:rPr>
                  <w:t>43.</w:t>
                </w:r>
                <w:sdt>
                  <w:sdtPr>
                    <w:tag w:val="goog_rdk_219"/>
                    <w:id w:val="-723053739"/>
                  </w:sdtPr>
                  <w:sdtEndPr/>
                  <w:sdtContent>
                    <w:ins w:id="1370" w:author="Microsoft Office User" w:date="2021-12-01T11:21:00Z">
                      <w:r>
                        <w:rPr>
                          <w:color w:val="000000"/>
                          <w:sz w:val="20"/>
                          <w:szCs w:val="20"/>
                        </w:rPr>
                        <w:t>9</w:t>
                      </w:r>
                    </w:ins>
                  </w:sdtContent>
                </w:sdt>
                <w:sdt>
                  <w:sdtPr>
                    <w:tag w:val="goog_rdk_220"/>
                    <w:id w:val="-90935486"/>
                  </w:sdtPr>
                  <w:sdtEndPr/>
                  <w:sdtContent>
                    <w:del w:id="1371" w:author="Microsoft Office User" w:date="2021-12-01T11:21:00Z">
                      <w:r>
                        <w:rPr>
                          <w:color w:val="000000"/>
                          <w:sz w:val="20"/>
                          <w:szCs w:val="20"/>
                        </w:rPr>
                        <w:delText>859</w:delText>
                      </w:r>
                    </w:del>
                  </w:sdtContent>
                </w:sdt>
              </w:p>
            </w:sdtContent>
          </w:sdt>
        </w:tc>
        <w:tc>
          <w:tcPr>
            <w:tcW w:w="6035" w:type="dxa"/>
            <w:tcMar>
              <w:top w:w="14" w:type="dxa"/>
              <w:bottom w:w="14" w:type="dxa"/>
            </w:tcMar>
            <w:vAlign w:val="bottom"/>
          </w:tcPr>
          <w:p w14:paraId="00000109" w14:textId="77777777" w:rsidR="00EC67FD" w:rsidRDefault="00386A43">
            <w:pPr>
              <w:rPr>
                <w:sz w:val="20"/>
                <w:szCs w:val="20"/>
              </w:rPr>
            </w:pPr>
            <w:proofErr w:type="spellStart"/>
            <w:r>
              <w:rPr>
                <w:color w:val="000000"/>
                <w:sz w:val="20"/>
                <w:szCs w:val="20"/>
              </w:rPr>
              <w:t>Spilman</w:t>
            </w:r>
            <w:proofErr w:type="spellEnd"/>
            <w:r>
              <w:rPr>
                <w:color w:val="000000"/>
                <w:sz w:val="20"/>
                <w:szCs w:val="20"/>
              </w:rPr>
              <w:t xml:space="preserve"> et al. 2011</w:t>
            </w:r>
          </w:p>
        </w:tc>
      </w:tr>
      <w:tr w:rsidR="00EC67FD" w14:paraId="7B92D288" w14:textId="77777777">
        <w:trPr>
          <w:trHeight w:val="19"/>
          <w:jc w:val="center"/>
        </w:trPr>
        <w:tc>
          <w:tcPr>
            <w:tcW w:w="1114" w:type="dxa"/>
            <w:tcMar>
              <w:top w:w="14" w:type="dxa"/>
              <w:bottom w:w="14" w:type="dxa"/>
            </w:tcMar>
            <w:vAlign w:val="bottom"/>
          </w:tcPr>
          <w:p w14:paraId="0000010A" w14:textId="77777777" w:rsidR="00EC67FD" w:rsidRDefault="00386A43">
            <w:pPr>
              <w:rPr>
                <w:sz w:val="20"/>
                <w:szCs w:val="20"/>
              </w:rPr>
            </w:pPr>
            <w:r>
              <w:rPr>
                <w:color w:val="000000"/>
                <w:sz w:val="20"/>
                <w:szCs w:val="20"/>
              </w:rPr>
              <w:t>K1E/K1-5</w:t>
            </w:r>
          </w:p>
        </w:tc>
        <w:tc>
          <w:tcPr>
            <w:tcW w:w="928" w:type="dxa"/>
            <w:tcMar>
              <w:top w:w="14" w:type="dxa"/>
              <w:bottom w:w="14" w:type="dxa"/>
            </w:tcMar>
            <w:vAlign w:val="bottom"/>
          </w:tcPr>
          <w:p w14:paraId="0000010B" w14:textId="77777777" w:rsidR="00EC67FD" w:rsidRDefault="00386A43">
            <w:pPr>
              <w:rPr>
                <w:sz w:val="20"/>
                <w:szCs w:val="20"/>
              </w:rPr>
            </w:pPr>
            <w:r>
              <w:rPr>
                <w:color w:val="000000"/>
                <w:sz w:val="20"/>
                <w:szCs w:val="20"/>
              </w:rPr>
              <w:t>7</w:t>
            </w:r>
          </w:p>
        </w:tc>
        <w:tc>
          <w:tcPr>
            <w:tcW w:w="1578" w:type="dxa"/>
            <w:tcMar>
              <w:top w:w="14" w:type="dxa"/>
              <w:bottom w:w="14" w:type="dxa"/>
            </w:tcMar>
            <w:vAlign w:val="bottom"/>
          </w:tcPr>
          <w:sdt>
            <w:sdtPr>
              <w:tag w:val="goog_rdk_222"/>
              <w:id w:val="1429163455"/>
            </w:sdtPr>
            <w:sdtEndPr/>
            <w:sdtContent>
              <w:p w14:paraId="0000010C" w14:textId="77777777" w:rsidR="00EC67FD" w:rsidRPr="00EC67FD" w:rsidRDefault="00386A43">
                <w:pPr>
                  <w:jc w:val="right"/>
                  <w:rPr>
                    <w:rPrChange w:id="1372" w:author="Microsoft Office User" w:date="2021-12-01T11:22:00Z">
                      <w:rPr>
                        <w:sz w:val="20"/>
                        <w:szCs w:val="20"/>
                      </w:rPr>
                    </w:rPrChange>
                  </w:rPr>
                  <w:pPrChange w:id="1373" w:author="Microsoft Office User" w:date="2021-12-01T11:22:00Z">
                    <w:pPr/>
                  </w:pPrChange>
                </w:pPr>
                <w:r>
                  <w:rPr>
                    <w:color w:val="000000"/>
                    <w:sz w:val="20"/>
                    <w:szCs w:val="20"/>
                  </w:rPr>
                  <w:t>44.7</w:t>
                </w:r>
              </w:p>
            </w:sdtContent>
          </w:sdt>
        </w:tc>
        <w:tc>
          <w:tcPr>
            <w:tcW w:w="6035" w:type="dxa"/>
            <w:tcMar>
              <w:top w:w="14" w:type="dxa"/>
              <w:bottom w:w="14" w:type="dxa"/>
            </w:tcMar>
            <w:vAlign w:val="bottom"/>
          </w:tcPr>
          <w:p w14:paraId="0000010D" w14:textId="77777777" w:rsidR="00EC67FD" w:rsidRDefault="00386A43">
            <w:pPr>
              <w:rPr>
                <w:sz w:val="20"/>
                <w:szCs w:val="20"/>
              </w:rPr>
            </w:pPr>
            <w:proofErr w:type="spellStart"/>
            <w:r>
              <w:rPr>
                <w:color w:val="000000"/>
                <w:sz w:val="20"/>
                <w:szCs w:val="20"/>
              </w:rPr>
              <w:t>Leiman</w:t>
            </w:r>
            <w:proofErr w:type="spellEnd"/>
            <w:r>
              <w:rPr>
                <w:color w:val="000000"/>
                <w:sz w:val="20"/>
                <w:szCs w:val="20"/>
              </w:rPr>
              <w:t xml:space="preserve"> et al. 2007</w:t>
            </w:r>
          </w:p>
        </w:tc>
      </w:tr>
      <w:tr w:rsidR="00EC67FD" w14:paraId="35F4491E" w14:textId="77777777">
        <w:trPr>
          <w:trHeight w:val="19"/>
          <w:jc w:val="center"/>
        </w:trPr>
        <w:tc>
          <w:tcPr>
            <w:tcW w:w="1114" w:type="dxa"/>
            <w:tcMar>
              <w:top w:w="14" w:type="dxa"/>
              <w:bottom w:w="14" w:type="dxa"/>
            </w:tcMar>
            <w:vAlign w:val="bottom"/>
          </w:tcPr>
          <w:p w14:paraId="0000010E" w14:textId="77777777" w:rsidR="00EC67FD" w:rsidRDefault="00386A43">
            <w:pPr>
              <w:rPr>
                <w:sz w:val="20"/>
                <w:szCs w:val="20"/>
              </w:rPr>
            </w:pPr>
            <w:r>
              <w:rPr>
                <w:color w:val="000000"/>
                <w:sz w:val="20"/>
                <w:szCs w:val="20"/>
              </w:rPr>
              <w:t>P-SSP7</w:t>
            </w:r>
          </w:p>
        </w:tc>
        <w:tc>
          <w:tcPr>
            <w:tcW w:w="928" w:type="dxa"/>
            <w:tcMar>
              <w:top w:w="14" w:type="dxa"/>
              <w:bottom w:w="14" w:type="dxa"/>
            </w:tcMar>
            <w:vAlign w:val="bottom"/>
          </w:tcPr>
          <w:p w14:paraId="0000010F" w14:textId="77777777" w:rsidR="00EC67FD" w:rsidRDefault="00386A43">
            <w:pPr>
              <w:rPr>
                <w:sz w:val="20"/>
                <w:szCs w:val="20"/>
              </w:rPr>
            </w:pPr>
            <w:r>
              <w:rPr>
                <w:color w:val="000000"/>
                <w:sz w:val="20"/>
                <w:szCs w:val="20"/>
              </w:rPr>
              <w:t>7</w:t>
            </w:r>
          </w:p>
        </w:tc>
        <w:tc>
          <w:tcPr>
            <w:tcW w:w="1578" w:type="dxa"/>
            <w:tcMar>
              <w:top w:w="14" w:type="dxa"/>
              <w:bottom w:w="14" w:type="dxa"/>
            </w:tcMar>
            <w:vAlign w:val="bottom"/>
          </w:tcPr>
          <w:sdt>
            <w:sdtPr>
              <w:tag w:val="goog_rdk_227"/>
              <w:id w:val="-2048676820"/>
            </w:sdtPr>
            <w:sdtEndPr/>
            <w:sdtContent>
              <w:p w14:paraId="00000110" w14:textId="77777777" w:rsidR="00EC67FD" w:rsidRPr="00EC67FD" w:rsidRDefault="00386A43">
                <w:pPr>
                  <w:jc w:val="right"/>
                  <w:rPr>
                    <w:rPrChange w:id="1374" w:author="Microsoft Office User" w:date="2021-12-01T11:22:00Z">
                      <w:rPr>
                        <w:sz w:val="20"/>
                        <w:szCs w:val="20"/>
                      </w:rPr>
                    </w:rPrChange>
                  </w:rPr>
                  <w:pPrChange w:id="1375" w:author="Microsoft Office User" w:date="2021-12-01T11:22:00Z">
                    <w:pPr/>
                  </w:pPrChange>
                </w:pPr>
                <w:r>
                  <w:rPr>
                    <w:color w:val="000000"/>
                    <w:sz w:val="20"/>
                    <w:szCs w:val="20"/>
                  </w:rPr>
                  <w:t>4</w:t>
                </w:r>
                <w:sdt>
                  <w:sdtPr>
                    <w:tag w:val="goog_rdk_223"/>
                    <w:id w:val="-1790573899"/>
                  </w:sdtPr>
                  <w:sdtEndPr/>
                  <w:sdtContent>
                    <w:ins w:id="1376" w:author="Microsoft Office User" w:date="2021-12-01T11:21:00Z">
                      <w:r>
                        <w:rPr>
                          <w:color w:val="000000"/>
                          <w:sz w:val="20"/>
                          <w:szCs w:val="20"/>
                        </w:rPr>
                        <w:t>5</w:t>
                      </w:r>
                    </w:ins>
                  </w:sdtContent>
                </w:sdt>
                <w:sdt>
                  <w:sdtPr>
                    <w:tag w:val="goog_rdk_224"/>
                    <w:id w:val="505719572"/>
                  </w:sdtPr>
                  <w:sdtEndPr/>
                  <w:sdtContent>
                    <w:del w:id="1377" w:author="Microsoft Office User" w:date="2021-12-01T11:21:00Z">
                      <w:r>
                        <w:rPr>
                          <w:color w:val="000000"/>
                          <w:sz w:val="20"/>
                          <w:szCs w:val="20"/>
                        </w:rPr>
                        <w:delText>4</w:delText>
                      </w:r>
                    </w:del>
                  </w:sdtContent>
                </w:sdt>
                <w:r>
                  <w:rPr>
                    <w:color w:val="000000"/>
                    <w:sz w:val="20"/>
                    <w:szCs w:val="20"/>
                  </w:rPr>
                  <w:t>.</w:t>
                </w:r>
                <w:sdt>
                  <w:sdtPr>
                    <w:tag w:val="goog_rdk_225"/>
                    <w:id w:val="2139916194"/>
                  </w:sdtPr>
                  <w:sdtEndPr/>
                  <w:sdtContent>
                    <w:del w:id="1378" w:author="Microsoft Office User" w:date="2021-12-01T11:21:00Z">
                      <w:r>
                        <w:rPr>
                          <w:color w:val="000000"/>
                          <w:sz w:val="20"/>
                          <w:szCs w:val="20"/>
                        </w:rPr>
                        <w:delText>97</w:delText>
                      </w:r>
                    </w:del>
                  </w:sdtContent>
                </w:sdt>
                <w:sdt>
                  <w:sdtPr>
                    <w:tag w:val="goog_rdk_226"/>
                    <w:id w:val="-1612886429"/>
                  </w:sdtPr>
                  <w:sdtEndPr/>
                  <w:sdtContent>
                    <w:ins w:id="1379" w:author="Microsoft Office User" w:date="2021-12-01T11:21:00Z">
                      <w:r>
                        <w:rPr>
                          <w:color w:val="000000"/>
                          <w:sz w:val="20"/>
                          <w:szCs w:val="20"/>
                        </w:rPr>
                        <w:t>0</w:t>
                      </w:r>
                    </w:ins>
                  </w:sdtContent>
                </w:sdt>
              </w:p>
            </w:sdtContent>
          </w:sdt>
        </w:tc>
        <w:tc>
          <w:tcPr>
            <w:tcW w:w="6035" w:type="dxa"/>
            <w:tcMar>
              <w:top w:w="14" w:type="dxa"/>
              <w:bottom w:w="14" w:type="dxa"/>
            </w:tcMar>
            <w:vAlign w:val="bottom"/>
          </w:tcPr>
          <w:p w14:paraId="00000111" w14:textId="77777777" w:rsidR="00EC67FD" w:rsidRDefault="00386A43">
            <w:pPr>
              <w:rPr>
                <w:sz w:val="20"/>
                <w:szCs w:val="20"/>
              </w:rPr>
            </w:pPr>
            <w:r>
              <w:rPr>
                <w:color w:val="000000"/>
                <w:sz w:val="20"/>
                <w:szCs w:val="20"/>
              </w:rPr>
              <w:t>Liu et al. 2010</w:t>
            </w:r>
          </w:p>
        </w:tc>
      </w:tr>
      <w:tr w:rsidR="00EC67FD" w14:paraId="35D61F28" w14:textId="77777777">
        <w:trPr>
          <w:trHeight w:val="19"/>
          <w:jc w:val="center"/>
        </w:trPr>
        <w:tc>
          <w:tcPr>
            <w:tcW w:w="1114" w:type="dxa"/>
            <w:tcMar>
              <w:top w:w="14" w:type="dxa"/>
              <w:bottom w:w="14" w:type="dxa"/>
            </w:tcMar>
            <w:vAlign w:val="bottom"/>
          </w:tcPr>
          <w:p w14:paraId="00000112" w14:textId="77777777" w:rsidR="00EC67FD" w:rsidRDefault="00386A43">
            <w:pPr>
              <w:rPr>
                <w:sz w:val="20"/>
                <w:szCs w:val="20"/>
              </w:rPr>
            </w:pPr>
            <w:r>
              <w:rPr>
                <w:color w:val="000000"/>
                <w:sz w:val="20"/>
                <w:szCs w:val="20"/>
              </w:rPr>
              <w:t>Gifsy-2</w:t>
            </w:r>
          </w:p>
        </w:tc>
        <w:tc>
          <w:tcPr>
            <w:tcW w:w="928" w:type="dxa"/>
            <w:tcMar>
              <w:top w:w="14" w:type="dxa"/>
              <w:bottom w:w="14" w:type="dxa"/>
            </w:tcMar>
            <w:vAlign w:val="bottom"/>
          </w:tcPr>
          <w:p w14:paraId="00000113" w14:textId="77777777" w:rsidR="00EC67FD" w:rsidRDefault="00386A43">
            <w:pPr>
              <w:rPr>
                <w:sz w:val="20"/>
                <w:szCs w:val="20"/>
              </w:rPr>
            </w:pPr>
            <w:r>
              <w:rPr>
                <w:color w:val="000000"/>
                <w:sz w:val="20"/>
                <w:szCs w:val="20"/>
              </w:rPr>
              <w:t>7</w:t>
            </w:r>
          </w:p>
        </w:tc>
        <w:tc>
          <w:tcPr>
            <w:tcW w:w="1578" w:type="dxa"/>
            <w:tcMar>
              <w:top w:w="14" w:type="dxa"/>
              <w:bottom w:w="14" w:type="dxa"/>
            </w:tcMar>
            <w:vAlign w:val="bottom"/>
          </w:tcPr>
          <w:sdt>
            <w:sdtPr>
              <w:tag w:val="goog_rdk_229"/>
              <w:id w:val="-2023770084"/>
            </w:sdtPr>
            <w:sdtEndPr/>
            <w:sdtContent>
              <w:p w14:paraId="00000114" w14:textId="77777777" w:rsidR="00EC67FD" w:rsidRPr="00EC67FD" w:rsidRDefault="00386A43">
                <w:pPr>
                  <w:jc w:val="right"/>
                  <w:rPr>
                    <w:rPrChange w:id="1380" w:author="Microsoft Office User" w:date="2021-12-01T11:22:00Z">
                      <w:rPr>
                        <w:sz w:val="20"/>
                        <w:szCs w:val="20"/>
                      </w:rPr>
                    </w:rPrChange>
                  </w:rPr>
                  <w:pPrChange w:id="1381" w:author="Microsoft Office User" w:date="2021-12-01T11:22:00Z">
                    <w:pPr/>
                  </w:pPrChange>
                </w:pPr>
                <w:r>
                  <w:rPr>
                    <w:color w:val="000000"/>
                    <w:sz w:val="20"/>
                    <w:szCs w:val="20"/>
                  </w:rPr>
                  <w:t>45.8</w:t>
                </w:r>
                <w:sdt>
                  <w:sdtPr>
                    <w:tag w:val="goog_rdk_228"/>
                    <w:id w:val="-280339377"/>
                  </w:sdtPr>
                  <w:sdtEndPr/>
                  <w:sdtContent>
                    <w:del w:id="1382" w:author="Microsoft Office User" w:date="2021-12-01T11:21:00Z">
                      <w:r>
                        <w:rPr>
                          <w:color w:val="000000"/>
                          <w:sz w:val="20"/>
                          <w:szCs w:val="20"/>
                        </w:rPr>
                        <w:delText>4</w:delText>
                      </w:r>
                    </w:del>
                  </w:sdtContent>
                </w:sdt>
              </w:p>
            </w:sdtContent>
          </w:sdt>
        </w:tc>
        <w:tc>
          <w:tcPr>
            <w:tcW w:w="6035" w:type="dxa"/>
            <w:tcMar>
              <w:top w:w="14" w:type="dxa"/>
              <w:bottom w:w="14" w:type="dxa"/>
            </w:tcMar>
            <w:vAlign w:val="bottom"/>
          </w:tcPr>
          <w:p w14:paraId="00000115" w14:textId="77777777" w:rsidR="00EC67FD" w:rsidRDefault="00386A43">
            <w:pPr>
              <w:rPr>
                <w:sz w:val="20"/>
                <w:szCs w:val="20"/>
              </w:rPr>
            </w:pPr>
            <w:proofErr w:type="spellStart"/>
            <w:r>
              <w:rPr>
                <w:color w:val="000000"/>
                <w:sz w:val="20"/>
                <w:szCs w:val="20"/>
              </w:rPr>
              <w:t>Effantin</w:t>
            </w:r>
            <w:proofErr w:type="spellEnd"/>
            <w:r>
              <w:rPr>
                <w:color w:val="000000"/>
                <w:sz w:val="20"/>
                <w:szCs w:val="20"/>
              </w:rPr>
              <w:t xml:space="preserve"> et al. 2010</w:t>
            </w:r>
          </w:p>
        </w:tc>
      </w:tr>
      <w:tr w:rsidR="00EC67FD" w14:paraId="7B93DAFC" w14:textId="77777777">
        <w:trPr>
          <w:trHeight w:val="19"/>
          <w:jc w:val="center"/>
        </w:trPr>
        <w:tc>
          <w:tcPr>
            <w:tcW w:w="1114" w:type="dxa"/>
            <w:tcMar>
              <w:top w:w="14" w:type="dxa"/>
              <w:bottom w:w="14" w:type="dxa"/>
            </w:tcMar>
            <w:vAlign w:val="bottom"/>
          </w:tcPr>
          <w:p w14:paraId="00000116" w14:textId="77777777" w:rsidR="00EC67FD" w:rsidRDefault="00386A43">
            <w:pPr>
              <w:rPr>
                <w:sz w:val="20"/>
                <w:szCs w:val="20"/>
              </w:rPr>
            </w:pPr>
            <w:r>
              <w:rPr>
                <w:color w:val="000000"/>
                <w:sz w:val="20"/>
                <w:szCs w:val="20"/>
              </w:rPr>
              <w:t>Syn5</w:t>
            </w:r>
          </w:p>
        </w:tc>
        <w:tc>
          <w:tcPr>
            <w:tcW w:w="928" w:type="dxa"/>
            <w:tcMar>
              <w:top w:w="14" w:type="dxa"/>
              <w:bottom w:w="14" w:type="dxa"/>
            </w:tcMar>
            <w:vAlign w:val="bottom"/>
          </w:tcPr>
          <w:p w14:paraId="00000117" w14:textId="77777777" w:rsidR="00EC67FD" w:rsidRDefault="00386A43">
            <w:pPr>
              <w:rPr>
                <w:sz w:val="20"/>
                <w:szCs w:val="20"/>
              </w:rPr>
            </w:pPr>
            <w:r>
              <w:rPr>
                <w:color w:val="000000"/>
                <w:sz w:val="20"/>
                <w:szCs w:val="20"/>
              </w:rPr>
              <w:t>7</w:t>
            </w:r>
          </w:p>
        </w:tc>
        <w:tc>
          <w:tcPr>
            <w:tcW w:w="1578" w:type="dxa"/>
            <w:tcMar>
              <w:top w:w="14" w:type="dxa"/>
              <w:bottom w:w="14" w:type="dxa"/>
            </w:tcMar>
            <w:vAlign w:val="bottom"/>
          </w:tcPr>
          <w:sdt>
            <w:sdtPr>
              <w:tag w:val="goog_rdk_231"/>
              <w:id w:val="1951282268"/>
            </w:sdtPr>
            <w:sdtEndPr/>
            <w:sdtContent>
              <w:p w14:paraId="00000118" w14:textId="77777777" w:rsidR="00EC67FD" w:rsidRPr="00EC67FD" w:rsidRDefault="00386A43">
                <w:pPr>
                  <w:jc w:val="right"/>
                  <w:rPr>
                    <w:rPrChange w:id="1383" w:author="Microsoft Office User" w:date="2021-12-01T11:22:00Z">
                      <w:rPr>
                        <w:sz w:val="20"/>
                        <w:szCs w:val="20"/>
                      </w:rPr>
                    </w:rPrChange>
                  </w:rPr>
                  <w:pPrChange w:id="1384" w:author="Microsoft Office User" w:date="2021-12-01T11:22:00Z">
                    <w:pPr/>
                  </w:pPrChange>
                </w:pPr>
                <w:r>
                  <w:rPr>
                    <w:color w:val="000000"/>
                    <w:sz w:val="20"/>
                    <w:szCs w:val="20"/>
                  </w:rPr>
                  <w:t>46.2</w:t>
                </w:r>
                <w:sdt>
                  <w:sdtPr>
                    <w:tag w:val="goog_rdk_230"/>
                    <w:id w:val="-454334529"/>
                  </w:sdtPr>
                  <w:sdtEndPr/>
                  <w:sdtContent>
                    <w:del w:id="1385" w:author="Microsoft Office User" w:date="2021-12-01T11:21:00Z">
                      <w:r>
                        <w:rPr>
                          <w:color w:val="000000"/>
                          <w:sz w:val="20"/>
                          <w:szCs w:val="20"/>
                        </w:rPr>
                        <w:delText>14</w:delText>
                      </w:r>
                    </w:del>
                  </w:sdtContent>
                </w:sdt>
              </w:p>
            </w:sdtContent>
          </w:sdt>
        </w:tc>
        <w:tc>
          <w:tcPr>
            <w:tcW w:w="6035" w:type="dxa"/>
            <w:tcMar>
              <w:top w:w="14" w:type="dxa"/>
              <w:bottom w:w="14" w:type="dxa"/>
            </w:tcMar>
            <w:vAlign w:val="bottom"/>
          </w:tcPr>
          <w:p w14:paraId="00000119" w14:textId="77777777" w:rsidR="00EC67FD" w:rsidRDefault="00386A43">
            <w:pPr>
              <w:rPr>
                <w:sz w:val="20"/>
                <w:szCs w:val="20"/>
              </w:rPr>
            </w:pPr>
            <w:r>
              <w:rPr>
                <w:color w:val="000000"/>
                <w:sz w:val="20"/>
                <w:szCs w:val="20"/>
              </w:rPr>
              <w:t>Gipson et al. 2014, and Pope et al. 2007</w:t>
            </w:r>
          </w:p>
        </w:tc>
      </w:tr>
      <w:tr w:rsidR="00EC67FD" w14:paraId="2ED798AB" w14:textId="77777777">
        <w:trPr>
          <w:trHeight w:val="19"/>
          <w:jc w:val="center"/>
        </w:trPr>
        <w:tc>
          <w:tcPr>
            <w:tcW w:w="1114" w:type="dxa"/>
            <w:tcMar>
              <w:top w:w="14" w:type="dxa"/>
              <w:bottom w:w="14" w:type="dxa"/>
            </w:tcMar>
            <w:vAlign w:val="bottom"/>
          </w:tcPr>
          <w:p w14:paraId="0000011A" w14:textId="77777777" w:rsidR="00EC67FD" w:rsidRDefault="00386A43">
            <w:pPr>
              <w:rPr>
                <w:sz w:val="20"/>
                <w:szCs w:val="20"/>
              </w:rPr>
            </w:pPr>
            <w:r>
              <w:rPr>
                <w:color w:val="000000"/>
                <w:sz w:val="20"/>
                <w:szCs w:val="20"/>
              </w:rPr>
              <w:t>Λ</w:t>
            </w:r>
          </w:p>
        </w:tc>
        <w:tc>
          <w:tcPr>
            <w:tcW w:w="928" w:type="dxa"/>
            <w:tcMar>
              <w:top w:w="14" w:type="dxa"/>
              <w:bottom w:w="14" w:type="dxa"/>
            </w:tcMar>
            <w:vAlign w:val="bottom"/>
          </w:tcPr>
          <w:p w14:paraId="0000011B" w14:textId="77777777" w:rsidR="00EC67FD" w:rsidRDefault="00386A43">
            <w:pPr>
              <w:rPr>
                <w:sz w:val="20"/>
                <w:szCs w:val="20"/>
              </w:rPr>
            </w:pPr>
            <w:r>
              <w:rPr>
                <w:color w:val="000000"/>
                <w:sz w:val="20"/>
                <w:szCs w:val="20"/>
              </w:rPr>
              <w:t>7</w:t>
            </w:r>
          </w:p>
        </w:tc>
        <w:tc>
          <w:tcPr>
            <w:tcW w:w="1578" w:type="dxa"/>
            <w:tcMar>
              <w:top w:w="14" w:type="dxa"/>
              <w:bottom w:w="14" w:type="dxa"/>
            </w:tcMar>
            <w:vAlign w:val="bottom"/>
          </w:tcPr>
          <w:sdt>
            <w:sdtPr>
              <w:tag w:val="goog_rdk_234"/>
              <w:id w:val="989296830"/>
            </w:sdtPr>
            <w:sdtEndPr/>
            <w:sdtContent>
              <w:p w14:paraId="0000011C" w14:textId="77777777" w:rsidR="00EC67FD" w:rsidRPr="00EC67FD" w:rsidRDefault="00386A43">
                <w:pPr>
                  <w:jc w:val="right"/>
                  <w:rPr>
                    <w:rPrChange w:id="1386" w:author="Microsoft Office User" w:date="2021-12-01T11:22:00Z">
                      <w:rPr>
                        <w:sz w:val="20"/>
                        <w:szCs w:val="20"/>
                      </w:rPr>
                    </w:rPrChange>
                  </w:rPr>
                  <w:pPrChange w:id="1387" w:author="Microsoft Office User" w:date="2021-12-01T11:22:00Z">
                    <w:pPr/>
                  </w:pPrChange>
                </w:pPr>
                <w:r>
                  <w:rPr>
                    <w:color w:val="000000"/>
                    <w:sz w:val="20"/>
                    <w:szCs w:val="20"/>
                  </w:rPr>
                  <w:t>48.</w:t>
                </w:r>
                <w:sdt>
                  <w:sdtPr>
                    <w:tag w:val="goog_rdk_232"/>
                    <w:id w:val="-460803242"/>
                  </w:sdtPr>
                  <w:sdtEndPr/>
                  <w:sdtContent>
                    <w:ins w:id="1388" w:author="Microsoft Office User" w:date="2021-12-01T11:21:00Z">
                      <w:r>
                        <w:rPr>
                          <w:color w:val="000000"/>
                          <w:sz w:val="20"/>
                          <w:szCs w:val="20"/>
                        </w:rPr>
                        <w:t>5</w:t>
                      </w:r>
                    </w:ins>
                  </w:sdtContent>
                </w:sdt>
                <w:sdt>
                  <w:sdtPr>
                    <w:tag w:val="goog_rdk_233"/>
                    <w:id w:val="1523359836"/>
                  </w:sdtPr>
                  <w:sdtEndPr/>
                  <w:sdtContent>
                    <w:del w:id="1389" w:author="Microsoft Office User" w:date="2021-12-01T11:21:00Z">
                      <w:r>
                        <w:rPr>
                          <w:color w:val="000000"/>
                          <w:sz w:val="20"/>
                          <w:szCs w:val="20"/>
                        </w:rPr>
                        <w:delText>49</w:delText>
                      </w:r>
                    </w:del>
                  </w:sdtContent>
                </w:sdt>
              </w:p>
            </w:sdtContent>
          </w:sdt>
        </w:tc>
        <w:tc>
          <w:tcPr>
            <w:tcW w:w="6035" w:type="dxa"/>
            <w:tcMar>
              <w:top w:w="14" w:type="dxa"/>
              <w:bottom w:w="14" w:type="dxa"/>
            </w:tcMar>
            <w:vAlign w:val="bottom"/>
          </w:tcPr>
          <w:p w14:paraId="0000011D" w14:textId="77777777" w:rsidR="00EC67FD" w:rsidRDefault="00386A43">
            <w:pPr>
              <w:rPr>
                <w:sz w:val="20"/>
                <w:szCs w:val="20"/>
              </w:rPr>
            </w:pPr>
            <w:r>
              <w:rPr>
                <w:color w:val="000000"/>
                <w:sz w:val="20"/>
                <w:szCs w:val="20"/>
              </w:rPr>
              <w:t>Lander et al. 2008</w:t>
            </w:r>
          </w:p>
        </w:tc>
      </w:tr>
      <w:tr w:rsidR="00EC67FD" w14:paraId="4A74699B" w14:textId="77777777">
        <w:trPr>
          <w:trHeight w:val="19"/>
          <w:jc w:val="center"/>
        </w:trPr>
        <w:tc>
          <w:tcPr>
            <w:tcW w:w="1114" w:type="dxa"/>
            <w:tcMar>
              <w:top w:w="14" w:type="dxa"/>
              <w:bottom w:w="14" w:type="dxa"/>
            </w:tcMar>
            <w:vAlign w:val="bottom"/>
          </w:tcPr>
          <w:p w14:paraId="0000011E" w14:textId="77777777" w:rsidR="00EC67FD" w:rsidRDefault="00386A43">
            <w:pPr>
              <w:rPr>
                <w:sz w:val="20"/>
                <w:szCs w:val="20"/>
              </w:rPr>
            </w:pPr>
            <w:r>
              <w:rPr>
                <w:color w:val="000000"/>
                <w:sz w:val="20"/>
                <w:szCs w:val="20"/>
              </w:rPr>
              <w:t>CW02</w:t>
            </w:r>
          </w:p>
        </w:tc>
        <w:tc>
          <w:tcPr>
            <w:tcW w:w="928" w:type="dxa"/>
            <w:tcMar>
              <w:top w:w="14" w:type="dxa"/>
              <w:bottom w:w="14" w:type="dxa"/>
            </w:tcMar>
            <w:vAlign w:val="bottom"/>
          </w:tcPr>
          <w:p w14:paraId="0000011F" w14:textId="77777777" w:rsidR="00EC67FD" w:rsidRDefault="00386A43">
            <w:pPr>
              <w:rPr>
                <w:sz w:val="20"/>
                <w:szCs w:val="20"/>
              </w:rPr>
            </w:pPr>
            <w:r>
              <w:rPr>
                <w:color w:val="000000"/>
                <w:sz w:val="20"/>
                <w:szCs w:val="20"/>
              </w:rPr>
              <w:t>7</w:t>
            </w:r>
          </w:p>
        </w:tc>
        <w:tc>
          <w:tcPr>
            <w:tcW w:w="1578" w:type="dxa"/>
            <w:tcMar>
              <w:top w:w="14" w:type="dxa"/>
              <w:bottom w:w="14" w:type="dxa"/>
            </w:tcMar>
            <w:vAlign w:val="bottom"/>
          </w:tcPr>
          <w:sdt>
            <w:sdtPr>
              <w:tag w:val="goog_rdk_237"/>
              <w:id w:val="-2081049902"/>
            </w:sdtPr>
            <w:sdtEndPr/>
            <w:sdtContent>
              <w:p w14:paraId="00000120" w14:textId="77777777" w:rsidR="00EC67FD" w:rsidRPr="00EC67FD" w:rsidRDefault="00386A43">
                <w:pPr>
                  <w:jc w:val="right"/>
                  <w:rPr>
                    <w:rPrChange w:id="1390" w:author="Microsoft Office User" w:date="2021-12-01T11:22:00Z">
                      <w:rPr>
                        <w:sz w:val="20"/>
                        <w:szCs w:val="20"/>
                      </w:rPr>
                    </w:rPrChange>
                  </w:rPr>
                  <w:pPrChange w:id="1391" w:author="Microsoft Office User" w:date="2021-12-01T11:22:00Z">
                    <w:pPr/>
                  </w:pPrChange>
                </w:pPr>
                <w:r>
                  <w:rPr>
                    <w:color w:val="000000"/>
                    <w:sz w:val="20"/>
                    <w:szCs w:val="20"/>
                  </w:rPr>
                  <w:t>49.</w:t>
                </w:r>
                <w:sdt>
                  <w:sdtPr>
                    <w:tag w:val="goog_rdk_235"/>
                    <w:id w:val="1074859173"/>
                  </w:sdtPr>
                  <w:sdtEndPr/>
                  <w:sdtContent>
                    <w:del w:id="1392" w:author="Microsoft Office User" w:date="2021-12-01T11:21:00Z">
                      <w:r>
                        <w:rPr>
                          <w:color w:val="000000"/>
                          <w:sz w:val="20"/>
                          <w:szCs w:val="20"/>
                        </w:rPr>
                        <w:delText>39</w:delText>
                      </w:r>
                    </w:del>
                  </w:sdtContent>
                </w:sdt>
                <w:sdt>
                  <w:sdtPr>
                    <w:tag w:val="goog_rdk_236"/>
                    <w:id w:val="1550034444"/>
                  </w:sdtPr>
                  <w:sdtEndPr/>
                  <w:sdtContent>
                    <w:ins w:id="1393" w:author="Microsoft Office User" w:date="2021-12-01T11:21:00Z">
                      <w:r>
                        <w:rPr>
                          <w:color w:val="000000"/>
                          <w:sz w:val="20"/>
                          <w:szCs w:val="20"/>
                        </w:rPr>
                        <w:t>4</w:t>
                      </w:r>
                    </w:ins>
                  </w:sdtContent>
                </w:sdt>
              </w:p>
            </w:sdtContent>
          </w:sdt>
        </w:tc>
        <w:tc>
          <w:tcPr>
            <w:tcW w:w="6035" w:type="dxa"/>
            <w:tcMar>
              <w:top w:w="14" w:type="dxa"/>
              <w:bottom w:w="14" w:type="dxa"/>
            </w:tcMar>
            <w:vAlign w:val="bottom"/>
          </w:tcPr>
          <w:p w14:paraId="00000121" w14:textId="77777777" w:rsidR="00EC67FD" w:rsidRDefault="00386A43">
            <w:pPr>
              <w:rPr>
                <w:sz w:val="20"/>
                <w:szCs w:val="20"/>
              </w:rPr>
            </w:pPr>
            <w:r>
              <w:rPr>
                <w:color w:val="000000"/>
                <w:sz w:val="20"/>
                <w:szCs w:val="20"/>
              </w:rPr>
              <w:t>Shen et al. 2012</w:t>
            </w:r>
          </w:p>
        </w:tc>
      </w:tr>
      <w:tr w:rsidR="00EC67FD" w14:paraId="29168C7C" w14:textId="77777777">
        <w:trPr>
          <w:trHeight w:val="19"/>
          <w:jc w:val="center"/>
        </w:trPr>
        <w:tc>
          <w:tcPr>
            <w:tcW w:w="1114" w:type="dxa"/>
            <w:tcMar>
              <w:top w:w="14" w:type="dxa"/>
              <w:bottom w:w="14" w:type="dxa"/>
            </w:tcMar>
            <w:vAlign w:val="bottom"/>
          </w:tcPr>
          <w:p w14:paraId="00000122" w14:textId="77777777" w:rsidR="00EC67FD" w:rsidRDefault="00386A43">
            <w:pPr>
              <w:rPr>
                <w:sz w:val="20"/>
                <w:szCs w:val="20"/>
              </w:rPr>
            </w:pPr>
            <w:r>
              <w:rPr>
                <w:color w:val="000000"/>
                <w:sz w:val="20"/>
                <w:szCs w:val="20"/>
              </w:rPr>
              <w:t>SPP1</w:t>
            </w:r>
          </w:p>
        </w:tc>
        <w:tc>
          <w:tcPr>
            <w:tcW w:w="928" w:type="dxa"/>
            <w:tcMar>
              <w:top w:w="14" w:type="dxa"/>
              <w:bottom w:w="14" w:type="dxa"/>
            </w:tcMar>
            <w:vAlign w:val="bottom"/>
          </w:tcPr>
          <w:p w14:paraId="00000123" w14:textId="77777777" w:rsidR="00EC67FD" w:rsidRDefault="00386A43">
            <w:pPr>
              <w:rPr>
                <w:sz w:val="20"/>
                <w:szCs w:val="20"/>
              </w:rPr>
            </w:pPr>
            <w:r>
              <w:rPr>
                <w:color w:val="000000"/>
                <w:sz w:val="20"/>
                <w:szCs w:val="20"/>
              </w:rPr>
              <w:t>7</w:t>
            </w:r>
          </w:p>
        </w:tc>
        <w:tc>
          <w:tcPr>
            <w:tcW w:w="1578" w:type="dxa"/>
            <w:tcMar>
              <w:top w:w="14" w:type="dxa"/>
              <w:bottom w:w="14" w:type="dxa"/>
            </w:tcMar>
            <w:vAlign w:val="bottom"/>
          </w:tcPr>
          <w:sdt>
            <w:sdtPr>
              <w:tag w:val="goog_rdk_238"/>
              <w:id w:val="-569958504"/>
            </w:sdtPr>
            <w:sdtEndPr/>
            <w:sdtContent>
              <w:p w14:paraId="00000124" w14:textId="77777777" w:rsidR="00EC67FD" w:rsidRPr="00EC67FD" w:rsidRDefault="00386A43">
                <w:pPr>
                  <w:jc w:val="right"/>
                  <w:rPr>
                    <w:rPrChange w:id="1394" w:author="Microsoft Office User" w:date="2021-12-01T11:22:00Z">
                      <w:rPr>
                        <w:sz w:val="20"/>
                        <w:szCs w:val="20"/>
                      </w:rPr>
                    </w:rPrChange>
                  </w:rPr>
                  <w:pPrChange w:id="1395" w:author="Microsoft Office User" w:date="2021-12-01T11:22:00Z">
                    <w:pPr/>
                  </w:pPrChange>
                </w:pPr>
                <w:r>
                  <w:rPr>
                    <w:color w:val="000000"/>
                    <w:sz w:val="20"/>
                    <w:szCs w:val="20"/>
                  </w:rPr>
                  <w:t>49.5</w:t>
                </w:r>
              </w:p>
            </w:sdtContent>
          </w:sdt>
        </w:tc>
        <w:tc>
          <w:tcPr>
            <w:tcW w:w="6035" w:type="dxa"/>
            <w:tcMar>
              <w:top w:w="14" w:type="dxa"/>
              <w:bottom w:w="14" w:type="dxa"/>
            </w:tcMar>
            <w:vAlign w:val="bottom"/>
          </w:tcPr>
          <w:p w14:paraId="00000125" w14:textId="77777777" w:rsidR="00EC67FD" w:rsidRDefault="00386A43">
            <w:pPr>
              <w:rPr>
                <w:sz w:val="20"/>
                <w:szCs w:val="20"/>
              </w:rPr>
            </w:pPr>
            <w:r>
              <w:rPr>
                <w:color w:val="000000"/>
                <w:sz w:val="20"/>
                <w:szCs w:val="20"/>
              </w:rPr>
              <w:t>White et al. 2012</w:t>
            </w:r>
          </w:p>
        </w:tc>
      </w:tr>
      <w:tr w:rsidR="00EC67FD" w14:paraId="733FE741" w14:textId="77777777">
        <w:trPr>
          <w:trHeight w:val="19"/>
          <w:jc w:val="center"/>
        </w:trPr>
        <w:tc>
          <w:tcPr>
            <w:tcW w:w="1114" w:type="dxa"/>
            <w:tcMar>
              <w:top w:w="14" w:type="dxa"/>
              <w:bottom w:w="14" w:type="dxa"/>
            </w:tcMar>
            <w:vAlign w:val="bottom"/>
          </w:tcPr>
          <w:p w14:paraId="00000126" w14:textId="77777777" w:rsidR="00EC67FD" w:rsidRDefault="00386A43">
            <w:pPr>
              <w:rPr>
                <w:sz w:val="20"/>
                <w:szCs w:val="20"/>
              </w:rPr>
            </w:pPr>
            <w:r>
              <w:rPr>
                <w:color w:val="000000"/>
                <w:sz w:val="20"/>
                <w:szCs w:val="20"/>
              </w:rPr>
              <w:t>SIO-2</w:t>
            </w:r>
          </w:p>
        </w:tc>
        <w:tc>
          <w:tcPr>
            <w:tcW w:w="928" w:type="dxa"/>
            <w:tcMar>
              <w:top w:w="14" w:type="dxa"/>
              <w:bottom w:w="14" w:type="dxa"/>
            </w:tcMar>
            <w:vAlign w:val="bottom"/>
          </w:tcPr>
          <w:p w14:paraId="00000127" w14:textId="77777777" w:rsidR="00EC67FD" w:rsidRDefault="00386A43">
            <w:pPr>
              <w:rPr>
                <w:sz w:val="20"/>
                <w:szCs w:val="20"/>
              </w:rPr>
            </w:pPr>
            <w:r>
              <w:rPr>
                <w:color w:val="000000"/>
                <w:sz w:val="20"/>
                <w:szCs w:val="20"/>
              </w:rPr>
              <w:t>12</w:t>
            </w:r>
          </w:p>
        </w:tc>
        <w:tc>
          <w:tcPr>
            <w:tcW w:w="1578" w:type="dxa"/>
            <w:tcMar>
              <w:top w:w="14" w:type="dxa"/>
              <w:bottom w:w="14" w:type="dxa"/>
            </w:tcMar>
            <w:vAlign w:val="bottom"/>
          </w:tcPr>
          <w:sdt>
            <w:sdtPr>
              <w:tag w:val="goog_rdk_240"/>
              <w:id w:val="-232400015"/>
            </w:sdtPr>
            <w:sdtEndPr/>
            <w:sdtContent>
              <w:p w14:paraId="00000128" w14:textId="77777777" w:rsidR="00EC67FD" w:rsidRPr="00EC67FD" w:rsidRDefault="00386A43">
                <w:pPr>
                  <w:jc w:val="right"/>
                  <w:rPr>
                    <w:rPrChange w:id="1396" w:author="Microsoft Office User" w:date="2021-12-01T11:22:00Z">
                      <w:rPr>
                        <w:sz w:val="20"/>
                        <w:szCs w:val="20"/>
                      </w:rPr>
                    </w:rPrChange>
                  </w:rPr>
                  <w:pPrChange w:id="1397" w:author="Microsoft Office User" w:date="2021-12-01T11:22:00Z">
                    <w:pPr/>
                  </w:pPrChange>
                </w:pPr>
                <w:r>
                  <w:rPr>
                    <w:color w:val="000000"/>
                    <w:sz w:val="20"/>
                    <w:szCs w:val="20"/>
                  </w:rPr>
                  <w:t>80</w:t>
                </w:r>
                <w:sdt>
                  <w:sdtPr>
                    <w:tag w:val="goog_rdk_239"/>
                    <w:id w:val="-1037044230"/>
                  </w:sdtPr>
                  <w:sdtEndPr/>
                  <w:sdtContent>
                    <w:ins w:id="1398" w:author="Microsoft Office User" w:date="2021-12-01T11:21:00Z">
                      <w:r>
                        <w:rPr>
                          <w:color w:val="000000"/>
                          <w:sz w:val="20"/>
                          <w:szCs w:val="20"/>
                        </w:rPr>
                        <w:t>.0</w:t>
                      </w:r>
                    </w:ins>
                  </w:sdtContent>
                </w:sdt>
              </w:p>
            </w:sdtContent>
          </w:sdt>
        </w:tc>
        <w:tc>
          <w:tcPr>
            <w:tcW w:w="6035" w:type="dxa"/>
            <w:tcMar>
              <w:top w:w="14" w:type="dxa"/>
              <w:bottom w:w="14" w:type="dxa"/>
            </w:tcMar>
            <w:vAlign w:val="bottom"/>
          </w:tcPr>
          <w:p w14:paraId="00000129" w14:textId="77777777" w:rsidR="00EC67FD" w:rsidRDefault="00386A43">
            <w:pPr>
              <w:rPr>
                <w:sz w:val="20"/>
                <w:szCs w:val="20"/>
              </w:rPr>
            </w:pPr>
            <w:r>
              <w:rPr>
                <w:color w:val="000000"/>
                <w:sz w:val="20"/>
                <w:szCs w:val="20"/>
              </w:rPr>
              <w:t>Lander et al. 2012</w:t>
            </w:r>
          </w:p>
        </w:tc>
      </w:tr>
      <w:tr w:rsidR="00EC67FD" w14:paraId="39A26BB9" w14:textId="77777777">
        <w:trPr>
          <w:trHeight w:val="19"/>
          <w:jc w:val="center"/>
        </w:trPr>
        <w:tc>
          <w:tcPr>
            <w:tcW w:w="1114" w:type="dxa"/>
            <w:tcMar>
              <w:top w:w="14" w:type="dxa"/>
              <w:bottom w:w="14" w:type="dxa"/>
            </w:tcMar>
            <w:vAlign w:val="bottom"/>
          </w:tcPr>
          <w:p w14:paraId="0000012A" w14:textId="77777777" w:rsidR="00EC67FD" w:rsidRDefault="00386A43">
            <w:pPr>
              <w:rPr>
                <w:sz w:val="20"/>
                <w:szCs w:val="20"/>
              </w:rPr>
            </w:pPr>
            <w:r>
              <w:rPr>
                <w:color w:val="000000"/>
                <w:sz w:val="20"/>
                <w:szCs w:val="20"/>
              </w:rPr>
              <w:t>P74-26</w:t>
            </w:r>
          </w:p>
        </w:tc>
        <w:tc>
          <w:tcPr>
            <w:tcW w:w="928" w:type="dxa"/>
            <w:tcMar>
              <w:top w:w="14" w:type="dxa"/>
              <w:bottom w:w="14" w:type="dxa"/>
            </w:tcMar>
            <w:vAlign w:val="bottom"/>
          </w:tcPr>
          <w:p w14:paraId="0000012B" w14:textId="77777777" w:rsidR="00EC67FD" w:rsidRDefault="00386A43">
            <w:pPr>
              <w:rPr>
                <w:sz w:val="20"/>
                <w:szCs w:val="20"/>
              </w:rPr>
            </w:pPr>
            <w:r>
              <w:rPr>
                <w:color w:val="000000"/>
                <w:sz w:val="20"/>
                <w:szCs w:val="20"/>
              </w:rPr>
              <w:t>9.33</w:t>
            </w:r>
          </w:p>
        </w:tc>
        <w:tc>
          <w:tcPr>
            <w:tcW w:w="1578" w:type="dxa"/>
            <w:tcMar>
              <w:top w:w="14" w:type="dxa"/>
              <w:bottom w:w="14" w:type="dxa"/>
            </w:tcMar>
            <w:vAlign w:val="bottom"/>
          </w:tcPr>
          <w:sdt>
            <w:sdtPr>
              <w:tag w:val="goog_rdk_242"/>
              <w:id w:val="-346552659"/>
            </w:sdtPr>
            <w:sdtEndPr/>
            <w:sdtContent>
              <w:p w14:paraId="0000012C" w14:textId="77777777" w:rsidR="00EC67FD" w:rsidRPr="00EC67FD" w:rsidRDefault="00386A43">
                <w:pPr>
                  <w:jc w:val="right"/>
                  <w:rPr>
                    <w:rPrChange w:id="1399" w:author="Microsoft Office User" w:date="2021-12-01T11:22:00Z">
                      <w:rPr>
                        <w:sz w:val="20"/>
                        <w:szCs w:val="20"/>
                      </w:rPr>
                    </w:rPrChange>
                  </w:rPr>
                  <w:pPrChange w:id="1400" w:author="Microsoft Office User" w:date="2021-12-01T11:22:00Z">
                    <w:pPr/>
                  </w:pPrChange>
                </w:pPr>
                <w:r>
                  <w:rPr>
                    <w:color w:val="000000"/>
                    <w:sz w:val="20"/>
                    <w:szCs w:val="20"/>
                  </w:rPr>
                  <w:t>83</w:t>
                </w:r>
                <w:sdt>
                  <w:sdtPr>
                    <w:tag w:val="goog_rdk_241"/>
                    <w:id w:val="-349263849"/>
                  </w:sdtPr>
                  <w:sdtEndPr/>
                  <w:sdtContent>
                    <w:ins w:id="1401" w:author="Microsoft Office User" w:date="2021-12-01T11:21:00Z">
                      <w:r>
                        <w:rPr>
                          <w:color w:val="000000"/>
                          <w:sz w:val="20"/>
                          <w:szCs w:val="20"/>
                        </w:rPr>
                        <w:t>.0</w:t>
                      </w:r>
                    </w:ins>
                  </w:sdtContent>
                </w:sdt>
              </w:p>
            </w:sdtContent>
          </w:sdt>
        </w:tc>
        <w:tc>
          <w:tcPr>
            <w:tcW w:w="6035" w:type="dxa"/>
            <w:tcMar>
              <w:top w:w="14" w:type="dxa"/>
              <w:bottom w:w="14" w:type="dxa"/>
            </w:tcMar>
            <w:vAlign w:val="bottom"/>
          </w:tcPr>
          <w:p w14:paraId="0000012D" w14:textId="77777777" w:rsidR="00EC67FD" w:rsidRDefault="00386A43">
            <w:pPr>
              <w:rPr>
                <w:sz w:val="20"/>
                <w:szCs w:val="20"/>
              </w:rPr>
            </w:pPr>
            <w:r>
              <w:rPr>
                <w:color w:val="000000"/>
                <w:sz w:val="20"/>
                <w:szCs w:val="20"/>
              </w:rPr>
              <w:t>Stone et al. 2019</w:t>
            </w:r>
          </w:p>
        </w:tc>
      </w:tr>
      <w:tr w:rsidR="00EC67FD" w14:paraId="2C4B77C8" w14:textId="77777777">
        <w:trPr>
          <w:trHeight w:val="19"/>
          <w:jc w:val="center"/>
        </w:trPr>
        <w:tc>
          <w:tcPr>
            <w:tcW w:w="1114" w:type="dxa"/>
            <w:tcMar>
              <w:top w:w="14" w:type="dxa"/>
              <w:bottom w:w="14" w:type="dxa"/>
            </w:tcMar>
            <w:vAlign w:val="bottom"/>
          </w:tcPr>
          <w:p w14:paraId="0000012E" w14:textId="77777777" w:rsidR="00EC67FD" w:rsidRDefault="00386A43">
            <w:pPr>
              <w:rPr>
                <w:sz w:val="20"/>
                <w:szCs w:val="20"/>
              </w:rPr>
            </w:pPr>
            <w:r>
              <w:rPr>
                <w:color w:val="000000"/>
                <w:sz w:val="20"/>
                <w:szCs w:val="20"/>
              </w:rPr>
              <w:t>P23-45</w:t>
            </w:r>
          </w:p>
        </w:tc>
        <w:tc>
          <w:tcPr>
            <w:tcW w:w="928" w:type="dxa"/>
            <w:tcMar>
              <w:top w:w="14" w:type="dxa"/>
              <w:bottom w:w="14" w:type="dxa"/>
            </w:tcMar>
            <w:vAlign w:val="bottom"/>
          </w:tcPr>
          <w:p w14:paraId="0000012F" w14:textId="77777777" w:rsidR="00EC67FD" w:rsidRDefault="00386A43">
            <w:pPr>
              <w:rPr>
                <w:sz w:val="20"/>
                <w:szCs w:val="20"/>
              </w:rPr>
            </w:pPr>
            <w:r>
              <w:rPr>
                <w:color w:val="000000"/>
                <w:sz w:val="20"/>
                <w:szCs w:val="20"/>
              </w:rPr>
              <w:t>9.33</w:t>
            </w:r>
          </w:p>
        </w:tc>
        <w:tc>
          <w:tcPr>
            <w:tcW w:w="1578" w:type="dxa"/>
            <w:tcMar>
              <w:top w:w="14" w:type="dxa"/>
              <w:bottom w:w="14" w:type="dxa"/>
            </w:tcMar>
            <w:vAlign w:val="bottom"/>
          </w:tcPr>
          <w:sdt>
            <w:sdtPr>
              <w:tag w:val="goog_rdk_243"/>
              <w:id w:val="1310128841"/>
            </w:sdtPr>
            <w:sdtEndPr/>
            <w:sdtContent>
              <w:p w14:paraId="00000130" w14:textId="77777777" w:rsidR="00EC67FD" w:rsidRPr="00EC67FD" w:rsidRDefault="00386A43">
                <w:pPr>
                  <w:jc w:val="right"/>
                  <w:rPr>
                    <w:rPrChange w:id="1402" w:author="Microsoft Office User" w:date="2021-12-01T11:22:00Z">
                      <w:rPr>
                        <w:sz w:val="20"/>
                        <w:szCs w:val="20"/>
                      </w:rPr>
                    </w:rPrChange>
                  </w:rPr>
                  <w:pPrChange w:id="1403" w:author="Microsoft Office User" w:date="2021-12-01T11:22:00Z">
                    <w:pPr/>
                  </w:pPrChange>
                </w:pPr>
                <w:r>
                  <w:rPr>
                    <w:color w:val="000000"/>
                    <w:sz w:val="20"/>
                    <w:szCs w:val="20"/>
                  </w:rPr>
                  <w:t>84.2</w:t>
                </w:r>
              </w:p>
            </w:sdtContent>
          </w:sdt>
        </w:tc>
        <w:tc>
          <w:tcPr>
            <w:tcW w:w="6035" w:type="dxa"/>
            <w:tcMar>
              <w:top w:w="14" w:type="dxa"/>
              <w:bottom w:w="14" w:type="dxa"/>
            </w:tcMar>
            <w:vAlign w:val="bottom"/>
          </w:tcPr>
          <w:p w14:paraId="00000131" w14:textId="77777777" w:rsidR="00EC67FD" w:rsidRDefault="00386A43">
            <w:pPr>
              <w:rPr>
                <w:sz w:val="20"/>
                <w:szCs w:val="20"/>
              </w:rPr>
            </w:pPr>
            <w:r>
              <w:rPr>
                <w:color w:val="000000"/>
                <w:sz w:val="20"/>
                <w:szCs w:val="20"/>
              </w:rPr>
              <w:t>Bayfield et al. 2019</w:t>
            </w:r>
          </w:p>
        </w:tc>
      </w:tr>
      <w:tr w:rsidR="00EC67FD" w14:paraId="5EAF8378" w14:textId="77777777">
        <w:trPr>
          <w:trHeight w:val="19"/>
          <w:jc w:val="center"/>
        </w:trPr>
        <w:tc>
          <w:tcPr>
            <w:tcW w:w="1114" w:type="dxa"/>
            <w:tcMar>
              <w:top w:w="14" w:type="dxa"/>
              <w:bottom w:w="14" w:type="dxa"/>
            </w:tcMar>
            <w:vAlign w:val="bottom"/>
          </w:tcPr>
          <w:p w14:paraId="00000132" w14:textId="77777777" w:rsidR="00EC67FD" w:rsidRDefault="00386A43">
            <w:pPr>
              <w:rPr>
                <w:sz w:val="20"/>
                <w:szCs w:val="20"/>
              </w:rPr>
            </w:pPr>
            <w:r>
              <w:rPr>
                <w:color w:val="000000"/>
                <w:sz w:val="20"/>
                <w:szCs w:val="20"/>
              </w:rPr>
              <w:t>Basilisk</w:t>
            </w:r>
          </w:p>
        </w:tc>
        <w:tc>
          <w:tcPr>
            <w:tcW w:w="928" w:type="dxa"/>
            <w:tcMar>
              <w:top w:w="14" w:type="dxa"/>
              <w:bottom w:w="14" w:type="dxa"/>
            </w:tcMar>
            <w:vAlign w:val="bottom"/>
          </w:tcPr>
          <w:p w14:paraId="00000133" w14:textId="77777777" w:rsidR="00EC67FD" w:rsidRDefault="00386A43">
            <w:pPr>
              <w:rPr>
                <w:sz w:val="20"/>
                <w:szCs w:val="20"/>
              </w:rPr>
            </w:pPr>
            <w:r>
              <w:rPr>
                <w:color w:val="000000"/>
                <w:sz w:val="20"/>
                <w:szCs w:val="20"/>
              </w:rPr>
              <w:t>12</w:t>
            </w:r>
          </w:p>
        </w:tc>
        <w:tc>
          <w:tcPr>
            <w:tcW w:w="1578" w:type="dxa"/>
            <w:tcMar>
              <w:top w:w="14" w:type="dxa"/>
              <w:bottom w:w="14" w:type="dxa"/>
            </w:tcMar>
            <w:vAlign w:val="bottom"/>
          </w:tcPr>
          <w:sdt>
            <w:sdtPr>
              <w:tag w:val="goog_rdk_246"/>
              <w:id w:val="-1930109449"/>
            </w:sdtPr>
            <w:sdtEndPr/>
            <w:sdtContent>
              <w:p w14:paraId="00000134" w14:textId="77777777" w:rsidR="00EC67FD" w:rsidRPr="00EC67FD" w:rsidRDefault="00386A43">
                <w:pPr>
                  <w:jc w:val="right"/>
                  <w:rPr>
                    <w:rPrChange w:id="1404" w:author="Microsoft Office User" w:date="2021-12-01T11:22:00Z">
                      <w:rPr>
                        <w:sz w:val="20"/>
                        <w:szCs w:val="20"/>
                      </w:rPr>
                    </w:rPrChange>
                  </w:rPr>
                  <w:pPrChange w:id="1405" w:author="Microsoft Office User" w:date="2021-12-01T11:22:00Z">
                    <w:pPr/>
                  </w:pPrChange>
                </w:pPr>
                <w:r>
                  <w:rPr>
                    <w:color w:val="000000"/>
                    <w:sz w:val="20"/>
                    <w:szCs w:val="20"/>
                  </w:rPr>
                  <w:t>81.</w:t>
                </w:r>
                <w:sdt>
                  <w:sdtPr>
                    <w:tag w:val="goog_rdk_244"/>
                    <w:id w:val="-864209148"/>
                  </w:sdtPr>
                  <w:sdtEndPr/>
                  <w:sdtContent>
                    <w:del w:id="1406" w:author="Microsoft Office User" w:date="2021-12-01T11:21:00Z">
                      <w:r>
                        <w:rPr>
                          <w:color w:val="000000"/>
                          <w:sz w:val="20"/>
                          <w:szCs w:val="20"/>
                        </w:rPr>
                        <w:delText>79</w:delText>
                      </w:r>
                    </w:del>
                  </w:sdtContent>
                </w:sdt>
                <w:sdt>
                  <w:sdtPr>
                    <w:tag w:val="goog_rdk_245"/>
                    <w:id w:val="-132559000"/>
                  </w:sdtPr>
                  <w:sdtEndPr/>
                  <w:sdtContent>
                    <w:ins w:id="1407" w:author="Microsoft Office User" w:date="2021-12-01T11:21:00Z">
                      <w:r>
                        <w:rPr>
                          <w:color w:val="000000"/>
                          <w:sz w:val="20"/>
                          <w:szCs w:val="20"/>
                        </w:rPr>
                        <w:t>8</w:t>
                      </w:r>
                    </w:ins>
                  </w:sdtContent>
                </w:sdt>
              </w:p>
            </w:sdtContent>
          </w:sdt>
        </w:tc>
        <w:tc>
          <w:tcPr>
            <w:tcW w:w="6035" w:type="dxa"/>
            <w:tcMar>
              <w:top w:w="14" w:type="dxa"/>
              <w:bottom w:w="14" w:type="dxa"/>
            </w:tcMar>
            <w:vAlign w:val="bottom"/>
          </w:tcPr>
          <w:p w14:paraId="00000135" w14:textId="77777777" w:rsidR="00EC67FD" w:rsidRDefault="00386A43">
            <w:pPr>
              <w:rPr>
                <w:sz w:val="20"/>
                <w:szCs w:val="20"/>
              </w:rPr>
            </w:pPr>
            <w:r>
              <w:rPr>
                <w:color w:val="000000"/>
                <w:sz w:val="20"/>
                <w:szCs w:val="20"/>
              </w:rPr>
              <w:t>Grose et al. 2014</w:t>
            </w:r>
            <w:r>
              <w:rPr>
                <w:sz w:val="20"/>
                <w:szCs w:val="20"/>
              </w:rPr>
              <w:t>;</w:t>
            </w:r>
            <w:r>
              <w:rPr>
                <w:color w:val="000000"/>
                <w:sz w:val="20"/>
                <w:szCs w:val="20"/>
              </w:rPr>
              <w:t xml:space="preserve"> Twarock and Luque 2019</w:t>
            </w:r>
          </w:p>
        </w:tc>
      </w:tr>
      <w:tr w:rsidR="00EC67FD" w14:paraId="04106663" w14:textId="77777777">
        <w:trPr>
          <w:trHeight w:val="19"/>
          <w:jc w:val="center"/>
        </w:trPr>
        <w:tc>
          <w:tcPr>
            <w:tcW w:w="1114" w:type="dxa"/>
            <w:tcMar>
              <w:top w:w="14" w:type="dxa"/>
              <w:bottom w:w="14" w:type="dxa"/>
            </w:tcMar>
            <w:vAlign w:val="bottom"/>
          </w:tcPr>
          <w:p w14:paraId="00000136" w14:textId="77777777" w:rsidR="00EC67FD" w:rsidRDefault="00386A43">
            <w:pPr>
              <w:rPr>
                <w:sz w:val="20"/>
                <w:szCs w:val="20"/>
              </w:rPr>
            </w:pPr>
            <w:r>
              <w:rPr>
                <w:color w:val="000000"/>
                <w:sz w:val="20"/>
                <w:szCs w:val="20"/>
              </w:rPr>
              <w:t>Mic1</w:t>
            </w:r>
          </w:p>
        </w:tc>
        <w:tc>
          <w:tcPr>
            <w:tcW w:w="928" w:type="dxa"/>
            <w:tcMar>
              <w:top w:w="14" w:type="dxa"/>
              <w:bottom w:w="14" w:type="dxa"/>
            </w:tcMar>
            <w:vAlign w:val="bottom"/>
          </w:tcPr>
          <w:p w14:paraId="00000137" w14:textId="77777777" w:rsidR="00EC67FD" w:rsidRDefault="00386A43">
            <w:pPr>
              <w:rPr>
                <w:sz w:val="20"/>
                <w:szCs w:val="20"/>
              </w:rPr>
            </w:pPr>
            <w:r>
              <w:rPr>
                <w:color w:val="000000"/>
                <w:sz w:val="20"/>
                <w:szCs w:val="20"/>
              </w:rPr>
              <w:t>13</w:t>
            </w:r>
          </w:p>
        </w:tc>
        <w:tc>
          <w:tcPr>
            <w:tcW w:w="1578" w:type="dxa"/>
            <w:tcMar>
              <w:top w:w="14" w:type="dxa"/>
              <w:bottom w:w="14" w:type="dxa"/>
            </w:tcMar>
            <w:vAlign w:val="bottom"/>
          </w:tcPr>
          <w:sdt>
            <w:sdtPr>
              <w:tag w:val="goog_rdk_248"/>
              <w:id w:val="-1289966598"/>
            </w:sdtPr>
            <w:sdtEndPr/>
            <w:sdtContent>
              <w:p w14:paraId="00000138" w14:textId="77777777" w:rsidR="00EC67FD" w:rsidRPr="00EC67FD" w:rsidRDefault="00386A43">
                <w:pPr>
                  <w:jc w:val="right"/>
                  <w:rPr>
                    <w:rPrChange w:id="1408" w:author="Microsoft Office User" w:date="2021-12-01T11:22:00Z">
                      <w:rPr>
                        <w:sz w:val="20"/>
                        <w:szCs w:val="20"/>
                      </w:rPr>
                    </w:rPrChange>
                  </w:rPr>
                  <w:pPrChange w:id="1409" w:author="Microsoft Office User" w:date="2021-12-01T11:22:00Z">
                    <w:pPr/>
                  </w:pPrChange>
                </w:pPr>
                <w:r>
                  <w:rPr>
                    <w:color w:val="000000"/>
                    <w:sz w:val="20"/>
                    <w:szCs w:val="20"/>
                  </w:rPr>
                  <w:t>92.6</w:t>
                </w:r>
                <w:sdt>
                  <w:sdtPr>
                    <w:tag w:val="goog_rdk_247"/>
                    <w:id w:val="480666998"/>
                  </w:sdtPr>
                  <w:sdtEndPr/>
                  <w:sdtContent>
                    <w:del w:id="1410" w:author="Microsoft Office User" w:date="2021-12-01T11:21:00Z">
                      <w:r>
                        <w:rPr>
                          <w:color w:val="000000"/>
                          <w:sz w:val="20"/>
                          <w:szCs w:val="20"/>
                        </w:rPr>
                        <w:delText>27</w:delText>
                      </w:r>
                    </w:del>
                  </w:sdtContent>
                </w:sdt>
              </w:p>
            </w:sdtContent>
          </w:sdt>
        </w:tc>
        <w:tc>
          <w:tcPr>
            <w:tcW w:w="6035" w:type="dxa"/>
            <w:tcMar>
              <w:top w:w="14" w:type="dxa"/>
              <w:bottom w:w="14" w:type="dxa"/>
            </w:tcMar>
            <w:vAlign w:val="bottom"/>
          </w:tcPr>
          <w:p w14:paraId="00000139" w14:textId="77777777" w:rsidR="00EC67FD" w:rsidRDefault="00386A43">
            <w:pPr>
              <w:rPr>
                <w:sz w:val="20"/>
                <w:szCs w:val="20"/>
              </w:rPr>
            </w:pPr>
            <w:proofErr w:type="spellStart"/>
            <w:r>
              <w:rPr>
                <w:color w:val="000000"/>
                <w:sz w:val="20"/>
                <w:szCs w:val="20"/>
              </w:rPr>
              <w:t>Jin</w:t>
            </w:r>
            <w:proofErr w:type="spellEnd"/>
            <w:r>
              <w:rPr>
                <w:color w:val="000000"/>
                <w:sz w:val="20"/>
                <w:szCs w:val="20"/>
              </w:rPr>
              <w:t xml:space="preserve"> et al. 2019</w:t>
            </w:r>
          </w:p>
        </w:tc>
      </w:tr>
      <w:tr w:rsidR="00EC67FD" w14:paraId="0C4022F9" w14:textId="77777777">
        <w:trPr>
          <w:trHeight w:val="19"/>
          <w:jc w:val="center"/>
        </w:trPr>
        <w:tc>
          <w:tcPr>
            <w:tcW w:w="1114" w:type="dxa"/>
            <w:tcMar>
              <w:top w:w="14" w:type="dxa"/>
              <w:bottom w:w="14" w:type="dxa"/>
            </w:tcMar>
            <w:vAlign w:val="bottom"/>
          </w:tcPr>
          <w:p w14:paraId="0000013A" w14:textId="77777777" w:rsidR="00EC67FD" w:rsidRDefault="00386A43">
            <w:pPr>
              <w:rPr>
                <w:sz w:val="20"/>
                <w:szCs w:val="20"/>
              </w:rPr>
            </w:pPr>
            <w:r>
              <w:rPr>
                <w:color w:val="000000"/>
                <w:sz w:val="20"/>
                <w:szCs w:val="20"/>
              </w:rPr>
              <w:t>T5</w:t>
            </w:r>
          </w:p>
        </w:tc>
        <w:tc>
          <w:tcPr>
            <w:tcW w:w="928" w:type="dxa"/>
            <w:tcMar>
              <w:top w:w="14" w:type="dxa"/>
              <w:bottom w:w="14" w:type="dxa"/>
            </w:tcMar>
            <w:vAlign w:val="bottom"/>
          </w:tcPr>
          <w:p w14:paraId="0000013B" w14:textId="77777777" w:rsidR="00EC67FD" w:rsidRDefault="00386A43">
            <w:pPr>
              <w:rPr>
                <w:sz w:val="20"/>
                <w:szCs w:val="20"/>
              </w:rPr>
            </w:pPr>
            <w:r>
              <w:rPr>
                <w:color w:val="000000"/>
                <w:sz w:val="20"/>
                <w:szCs w:val="20"/>
              </w:rPr>
              <w:t>13</w:t>
            </w:r>
          </w:p>
        </w:tc>
        <w:tc>
          <w:tcPr>
            <w:tcW w:w="1578" w:type="dxa"/>
            <w:tcMar>
              <w:top w:w="14" w:type="dxa"/>
              <w:bottom w:w="14" w:type="dxa"/>
            </w:tcMar>
            <w:vAlign w:val="bottom"/>
          </w:tcPr>
          <w:sdt>
            <w:sdtPr>
              <w:tag w:val="goog_rdk_251"/>
              <w:id w:val="-1068502476"/>
            </w:sdtPr>
            <w:sdtEndPr/>
            <w:sdtContent>
              <w:p w14:paraId="0000013C" w14:textId="77777777" w:rsidR="00EC67FD" w:rsidRPr="00EC67FD" w:rsidRDefault="00386A43">
                <w:pPr>
                  <w:jc w:val="right"/>
                  <w:rPr>
                    <w:rPrChange w:id="1411" w:author="Microsoft Office User" w:date="2021-12-01T11:22:00Z">
                      <w:rPr>
                        <w:sz w:val="20"/>
                        <w:szCs w:val="20"/>
                      </w:rPr>
                    </w:rPrChange>
                  </w:rPr>
                  <w:pPrChange w:id="1412" w:author="Microsoft Office User" w:date="2021-12-01T11:22:00Z">
                    <w:pPr/>
                  </w:pPrChange>
                </w:pPr>
                <w:r>
                  <w:rPr>
                    <w:color w:val="000000"/>
                    <w:sz w:val="20"/>
                    <w:szCs w:val="20"/>
                  </w:rPr>
                  <w:t>121.</w:t>
                </w:r>
                <w:sdt>
                  <w:sdtPr>
                    <w:tag w:val="goog_rdk_249"/>
                    <w:id w:val="141157877"/>
                  </w:sdtPr>
                  <w:sdtEndPr/>
                  <w:sdtContent>
                    <w:del w:id="1413" w:author="Microsoft Office User" w:date="2021-12-01T11:21:00Z">
                      <w:r>
                        <w:rPr>
                          <w:color w:val="000000"/>
                          <w:sz w:val="20"/>
                          <w:szCs w:val="20"/>
                        </w:rPr>
                        <w:delText>75</w:delText>
                      </w:r>
                    </w:del>
                  </w:sdtContent>
                </w:sdt>
                <w:sdt>
                  <w:sdtPr>
                    <w:tag w:val="goog_rdk_250"/>
                    <w:id w:val="1634902505"/>
                  </w:sdtPr>
                  <w:sdtEndPr/>
                  <w:sdtContent>
                    <w:ins w:id="1414" w:author="Microsoft Office User" w:date="2021-12-01T11:21:00Z">
                      <w:r>
                        <w:rPr>
                          <w:color w:val="000000"/>
                          <w:sz w:val="20"/>
                          <w:szCs w:val="20"/>
                        </w:rPr>
                        <w:t>8</w:t>
                      </w:r>
                    </w:ins>
                  </w:sdtContent>
                </w:sdt>
              </w:p>
            </w:sdtContent>
          </w:sdt>
        </w:tc>
        <w:tc>
          <w:tcPr>
            <w:tcW w:w="6035" w:type="dxa"/>
            <w:tcMar>
              <w:top w:w="14" w:type="dxa"/>
              <w:bottom w:w="14" w:type="dxa"/>
            </w:tcMar>
            <w:vAlign w:val="bottom"/>
          </w:tcPr>
          <w:p w14:paraId="0000013D" w14:textId="77777777" w:rsidR="00EC67FD" w:rsidRDefault="00386A43">
            <w:pPr>
              <w:rPr>
                <w:sz w:val="20"/>
                <w:szCs w:val="20"/>
              </w:rPr>
            </w:pPr>
            <w:proofErr w:type="spellStart"/>
            <w:r>
              <w:rPr>
                <w:color w:val="000000"/>
                <w:sz w:val="20"/>
                <w:szCs w:val="20"/>
              </w:rPr>
              <w:t>Effantin</w:t>
            </w:r>
            <w:proofErr w:type="spellEnd"/>
            <w:r>
              <w:rPr>
                <w:color w:val="000000"/>
                <w:sz w:val="20"/>
                <w:szCs w:val="20"/>
              </w:rPr>
              <w:t xml:space="preserve"> et al. 2006</w:t>
            </w:r>
          </w:p>
        </w:tc>
      </w:tr>
      <w:tr w:rsidR="00EC67FD" w14:paraId="0D0A7897" w14:textId="77777777">
        <w:trPr>
          <w:trHeight w:val="19"/>
          <w:jc w:val="center"/>
        </w:trPr>
        <w:tc>
          <w:tcPr>
            <w:tcW w:w="1114" w:type="dxa"/>
            <w:tcMar>
              <w:top w:w="14" w:type="dxa"/>
              <w:bottom w:w="14" w:type="dxa"/>
            </w:tcMar>
            <w:vAlign w:val="bottom"/>
          </w:tcPr>
          <w:p w14:paraId="0000013E" w14:textId="77777777" w:rsidR="00EC67FD" w:rsidRDefault="00386A43">
            <w:pPr>
              <w:rPr>
                <w:sz w:val="20"/>
                <w:szCs w:val="20"/>
              </w:rPr>
            </w:pPr>
            <w:r>
              <w:rPr>
                <w:color w:val="000000"/>
                <w:sz w:val="20"/>
                <w:szCs w:val="20"/>
              </w:rPr>
              <w:t>SPO1</w:t>
            </w:r>
          </w:p>
        </w:tc>
        <w:tc>
          <w:tcPr>
            <w:tcW w:w="928" w:type="dxa"/>
            <w:tcMar>
              <w:top w:w="14" w:type="dxa"/>
              <w:bottom w:w="14" w:type="dxa"/>
            </w:tcMar>
            <w:vAlign w:val="bottom"/>
          </w:tcPr>
          <w:p w14:paraId="0000013F" w14:textId="77777777" w:rsidR="00EC67FD" w:rsidRDefault="00386A43">
            <w:pPr>
              <w:rPr>
                <w:sz w:val="20"/>
                <w:szCs w:val="20"/>
              </w:rPr>
            </w:pPr>
            <w:r>
              <w:rPr>
                <w:color w:val="000000"/>
                <w:sz w:val="20"/>
                <w:szCs w:val="20"/>
              </w:rPr>
              <w:t>16</w:t>
            </w:r>
          </w:p>
        </w:tc>
        <w:tc>
          <w:tcPr>
            <w:tcW w:w="1578" w:type="dxa"/>
            <w:tcMar>
              <w:top w:w="14" w:type="dxa"/>
              <w:bottom w:w="14" w:type="dxa"/>
            </w:tcMar>
            <w:vAlign w:val="bottom"/>
          </w:tcPr>
          <w:sdt>
            <w:sdtPr>
              <w:tag w:val="goog_rdk_253"/>
              <w:id w:val="-472213968"/>
            </w:sdtPr>
            <w:sdtEndPr/>
            <w:sdtContent>
              <w:p w14:paraId="00000140" w14:textId="77777777" w:rsidR="00EC67FD" w:rsidRPr="00EC67FD" w:rsidRDefault="00386A43">
                <w:pPr>
                  <w:jc w:val="right"/>
                  <w:rPr>
                    <w:rPrChange w:id="1415" w:author="Microsoft Office User" w:date="2021-12-01T11:22:00Z">
                      <w:rPr>
                        <w:sz w:val="20"/>
                        <w:szCs w:val="20"/>
                      </w:rPr>
                    </w:rPrChange>
                  </w:rPr>
                  <w:pPrChange w:id="1416" w:author="Microsoft Office User" w:date="2021-12-01T11:22:00Z">
                    <w:pPr/>
                  </w:pPrChange>
                </w:pPr>
                <w:r>
                  <w:rPr>
                    <w:color w:val="000000"/>
                    <w:sz w:val="20"/>
                    <w:szCs w:val="20"/>
                  </w:rPr>
                  <w:t>132.</w:t>
                </w:r>
                <w:sdt>
                  <w:sdtPr>
                    <w:tag w:val="goog_rdk_252"/>
                    <w:id w:val="655653284"/>
                  </w:sdtPr>
                  <w:sdtEndPr/>
                  <w:sdtContent>
                    <w:del w:id="1417" w:author="Microsoft Office User" w:date="2021-12-01T11:21:00Z">
                      <w:r>
                        <w:rPr>
                          <w:color w:val="000000"/>
                          <w:sz w:val="20"/>
                          <w:szCs w:val="20"/>
                        </w:rPr>
                        <w:delText>5</w:delText>
                      </w:r>
                    </w:del>
                  </w:sdtContent>
                </w:sdt>
                <w:r>
                  <w:rPr>
                    <w:color w:val="000000"/>
                    <w:sz w:val="20"/>
                    <w:szCs w:val="20"/>
                  </w:rPr>
                  <w:t>6</w:t>
                </w:r>
              </w:p>
            </w:sdtContent>
          </w:sdt>
        </w:tc>
        <w:tc>
          <w:tcPr>
            <w:tcW w:w="6035" w:type="dxa"/>
            <w:tcMar>
              <w:top w:w="14" w:type="dxa"/>
              <w:bottom w:w="14" w:type="dxa"/>
            </w:tcMar>
            <w:vAlign w:val="bottom"/>
          </w:tcPr>
          <w:p w14:paraId="00000141" w14:textId="77777777" w:rsidR="00EC67FD" w:rsidRDefault="00386A43">
            <w:pPr>
              <w:rPr>
                <w:sz w:val="20"/>
                <w:szCs w:val="20"/>
              </w:rPr>
            </w:pPr>
            <w:r>
              <w:rPr>
                <w:color w:val="000000"/>
                <w:sz w:val="20"/>
                <w:szCs w:val="20"/>
              </w:rPr>
              <w:t>Duda et al. 2006</w:t>
            </w:r>
          </w:p>
        </w:tc>
      </w:tr>
      <w:tr w:rsidR="00EC67FD" w14:paraId="2612DD86" w14:textId="77777777">
        <w:trPr>
          <w:trHeight w:val="19"/>
          <w:jc w:val="center"/>
        </w:trPr>
        <w:tc>
          <w:tcPr>
            <w:tcW w:w="1114" w:type="dxa"/>
            <w:tcMar>
              <w:top w:w="14" w:type="dxa"/>
              <w:bottom w:w="14" w:type="dxa"/>
            </w:tcMar>
            <w:vAlign w:val="bottom"/>
          </w:tcPr>
          <w:p w14:paraId="00000142" w14:textId="77777777" w:rsidR="00EC67FD" w:rsidRDefault="00386A43">
            <w:pPr>
              <w:rPr>
                <w:sz w:val="20"/>
                <w:szCs w:val="20"/>
              </w:rPr>
            </w:pPr>
            <w:r>
              <w:rPr>
                <w:color w:val="000000"/>
                <w:sz w:val="20"/>
                <w:szCs w:val="20"/>
              </w:rPr>
              <w:t>ΦM12</w:t>
            </w:r>
          </w:p>
        </w:tc>
        <w:tc>
          <w:tcPr>
            <w:tcW w:w="928" w:type="dxa"/>
            <w:tcMar>
              <w:top w:w="14" w:type="dxa"/>
              <w:bottom w:w="14" w:type="dxa"/>
            </w:tcMar>
            <w:vAlign w:val="bottom"/>
          </w:tcPr>
          <w:p w14:paraId="00000143" w14:textId="77777777" w:rsidR="00EC67FD" w:rsidRDefault="00386A43">
            <w:pPr>
              <w:rPr>
                <w:sz w:val="20"/>
                <w:szCs w:val="20"/>
              </w:rPr>
            </w:pPr>
            <w:r>
              <w:rPr>
                <w:color w:val="000000"/>
                <w:sz w:val="20"/>
                <w:szCs w:val="20"/>
              </w:rPr>
              <w:t>19</w:t>
            </w:r>
          </w:p>
        </w:tc>
        <w:tc>
          <w:tcPr>
            <w:tcW w:w="1578" w:type="dxa"/>
            <w:tcMar>
              <w:top w:w="14" w:type="dxa"/>
              <w:bottom w:w="14" w:type="dxa"/>
            </w:tcMar>
            <w:vAlign w:val="bottom"/>
          </w:tcPr>
          <w:sdt>
            <w:sdtPr>
              <w:tag w:val="goog_rdk_255"/>
              <w:id w:val="-1142963222"/>
            </w:sdtPr>
            <w:sdtEndPr/>
            <w:sdtContent>
              <w:p w14:paraId="00000144" w14:textId="77777777" w:rsidR="00EC67FD" w:rsidRPr="00EC67FD" w:rsidRDefault="00386A43">
                <w:pPr>
                  <w:jc w:val="right"/>
                  <w:rPr>
                    <w:rPrChange w:id="1418" w:author="Microsoft Office User" w:date="2021-12-01T11:22:00Z">
                      <w:rPr>
                        <w:sz w:val="20"/>
                        <w:szCs w:val="20"/>
                      </w:rPr>
                    </w:rPrChange>
                  </w:rPr>
                  <w:pPrChange w:id="1419" w:author="Microsoft Office User" w:date="2021-12-01T11:22:00Z">
                    <w:pPr/>
                  </w:pPrChange>
                </w:pPr>
                <w:r>
                  <w:rPr>
                    <w:color w:val="000000"/>
                    <w:sz w:val="20"/>
                    <w:szCs w:val="20"/>
                  </w:rPr>
                  <w:t>194.7</w:t>
                </w:r>
                <w:sdt>
                  <w:sdtPr>
                    <w:tag w:val="goog_rdk_254"/>
                    <w:id w:val="-880709914"/>
                  </w:sdtPr>
                  <w:sdtEndPr/>
                  <w:sdtContent>
                    <w:del w:id="1420" w:author="Microsoft Office User" w:date="2021-12-01T11:21:00Z">
                      <w:r>
                        <w:rPr>
                          <w:color w:val="000000"/>
                          <w:sz w:val="20"/>
                          <w:szCs w:val="20"/>
                        </w:rPr>
                        <w:delText>01</w:delText>
                      </w:r>
                    </w:del>
                  </w:sdtContent>
                </w:sdt>
              </w:p>
            </w:sdtContent>
          </w:sdt>
        </w:tc>
        <w:tc>
          <w:tcPr>
            <w:tcW w:w="6035" w:type="dxa"/>
            <w:tcMar>
              <w:top w:w="14" w:type="dxa"/>
              <w:bottom w:w="14" w:type="dxa"/>
            </w:tcMar>
            <w:vAlign w:val="bottom"/>
          </w:tcPr>
          <w:p w14:paraId="00000145" w14:textId="77777777" w:rsidR="00EC67FD" w:rsidRDefault="00386A43">
            <w:pPr>
              <w:rPr>
                <w:sz w:val="20"/>
                <w:szCs w:val="20"/>
              </w:rPr>
            </w:pPr>
            <w:proofErr w:type="spellStart"/>
            <w:r>
              <w:rPr>
                <w:color w:val="000000"/>
                <w:sz w:val="20"/>
                <w:szCs w:val="20"/>
              </w:rPr>
              <w:t>Stroupe</w:t>
            </w:r>
            <w:proofErr w:type="spellEnd"/>
            <w:r>
              <w:rPr>
                <w:color w:val="000000"/>
                <w:sz w:val="20"/>
                <w:szCs w:val="20"/>
              </w:rPr>
              <w:t xml:space="preserve"> et al. 2014</w:t>
            </w:r>
          </w:p>
        </w:tc>
      </w:tr>
      <w:tr w:rsidR="00EC67FD" w14:paraId="1DE724CA" w14:textId="77777777">
        <w:trPr>
          <w:trHeight w:val="19"/>
          <w:jc w:val="center"/>
        </w:trPr>
        <w:tc>
          <w:tcPr>
            <w:tcW w:w="1114" w:type="dxa"/>
            <w:tcMar>
              <w:top w:w="14" w:type="dxa"/>
              <w:bottom w:w="14" w:type="dxa"/>
            </w:tcMar>
            <w:vAlign w:val="bottom"/>
          </w:tcPr>
          <w:p w14:paraId="00000146" w14:textId="77777777" w:rsidR="00EC67FD" w:rsidRDefault="00386A43">
            <w:pPr>
              <w:rPr>
                <w:sz w:val="20"/>
                <w:szCs w:val="20"/>
              </w:rPr>
            </w:pPr>
            <w:r>
              <w:rPr>
                <w:color w:val="000000"/>
                <w:sz w:val="20"/>
                <w:szCs w:val="20"/>
              </w:rPr>
              <w:t>N3</w:t>
            </w:r>
          </w:p>
        </w:tc>
        <w:tc>
          <w:tcPr>
            <w:tcW w:w="928" w:type="dxa"/>
            <w:tcMar>
              <w:top w:w="14" w:type="dxa"/>
              <w:bottom w:w="14" w:type="dxa"/>
            </w:tcMar>
            <w:vAlign w:val="bottom"/>
          </w:tcPr>
          <w:p w14:paraId="00000147" w14:textId="77777777" w:rsidR="00EC67FD" w:rsidRDefault="00386A43">
            <w:pPr>
              <w:rPr>
                <w:sz w:val="20"/>
                <w:szCs w:val="20"/>
              </w:rPr>
            </w:pPr>
            <w:r>
              <w:rPr>
                <w:color w:val="000000"/>
                <w:sz w:val="20"/>
                <w:szCs w:val="20"/>
              </w:rPr>
              <w:t>19</w:t>
            </w:r>
          </w:p>
        </w:tc>
        <w:tc>
          <w:tcPr>
            <w:tcW w:w="1578" w:type="dxa"/>
            <w:tcMar>
              <w:top w:w="14" w:type="dxa"/>
              <w:bottom w:w="14" w:type="dxa"/>
            </w:tcMar>
            <w:vAlign w:val="bottom"/>
          </w:tcPr>
          <w:sdt>
            <w:sdtPr>
              <w:tag w:val="goog_rdk_257"/>
              <w:id w:val="-1195298539"/>
            </w:sdtPr>
            <w:sdtEndPr/>
            <w:sdtContent>
              <w:p w14:paraId="00000148" w14:textId="77777777" w:rsidR="00EC67FD" w:rsidRPr="00EC67FD" w:rsidRDefault="00386A43">
                <w:pPr>
                  <w:jc w:val="right"/>
                  <w:rPr>
                    <w:rPrChange w:id="1421" w:author="Microsoft Office User" w:date="2021-12-01T11:22:00Z">
                      <w:rPr>
                        <w:sz w:val="20"/>
                        <w:szCs w:val="20"/>
                      </w:rPr>
                    </w:rPrChange>
                  </w:rPr>
                  <w:pPrChange w:id="1422" w:author="Microsoft Office User" w:date="2021-12-01T11:22:00Z">
                    <w:pPr/>
                  </w:pPrChange>
                </w:pPr>
                <w:r>
                  <w:rPr>
                    <w:color w:val="000000"/>
                    <w:sz w:val="20"/>
                    <w:szCs w:val="20"/>
                  </w:rPr>
                  <w:t>207</w:t>
                </w:r>
                <w:sdt>
                  <w:sdtPr>
                    <w:tag w:val="goog_rdk_256"/>
                    <w:id w:val="2039552498"/>
                  </w:sdtPr>
                  <w:sdtEndPr/>
                  <w:sdtContent>
                    <w:ins w:id="1423" w:author="Microsoft Office User" w:date="2021-12-01T11:22:00Z">
                      <w:r>
                        <w:rPr>
                          <w:color w:val="000000"/>
                          <w:sz w:val="20"/>
                          <w:szCs w:val="20"/>
                        </w:rPr>
                        <w:t>.0</w:t>
                      </w:r>
                    </w:ins>
                  </w:sdtContent>
                </w:sdt>
              </w:p>
            </w:sdtContent>
          </w:sdt>
        </w:tc>
        <w:tc>
          <w:tcPr>
            <w:tcW w:w="6035" w:type="dxa"/>
            <w:tcMar>
              <w:top w:w="14" w:type="dxa"/>
              <w:bottom w:w="14" w:type="dxa"/>
            </w:tcMar>
            <w:vAlign w:val="bottom"/>
          </w:tcPr>
          <w:p w14:paraId="00000149" w14:textId="77777777" w:rsidR="00EC67FD" w:rsidRDefault="00386A43">
            <w:pPr>
              <w:rPr>
                <w:sz w:val="20"/>
                <w:szCs w:val="20"/>
              </w:rPr>
            </w:pPr>
            <w:r>
              <w:rPr>
                <w:color w:val="000000"/>
                <w:sz w:val="20"/>
                <w:szCs w:val="20"/>
              </w:rPr>
              <w:t>Suhanovsky and Teschke 2015</w:t>
            </w:r>
            <w:r>
              <w:rPr>
                <w:sz w:val="20"/>
                <w:szCs w:val="20"/>
              </w:rPr>
              <w:t>;</w:t>
            </w:r>
            <w:r>
              <w:rPr>
                <w:color w:val="000000"/>
                <w:sz w:val="20"/>
                <w:szCs w:val="20"/>
              </w:rPr>
              <w:t xml:space="preserve"> Hua et al. 2017</w:t>
            </w:r>
          </w:p>
        </w:tc>
      </w:tr>
      <w:tr w:rsidR="00EC67FD" w14:paraId="529DC4B7" w14:textId="77777777">
        <w:trPr>
          <w:trHeight w:val="19"/>
          <w:jc w:val="center"/>
        </w:trPr>
        <w:tc>
          <w:tcPr>
            <w:tcW w:w="1114" w:type="dxa"/>
            <w:tcMar>
              <w:top w:w="14" w:type="dxa"/>
              <w:bottom w:w="14" w:type="dxa"/>
            </w:tcMar>
            <w:vAlign w:val="bottom"/>
          </w:tcPr>
          <w:p w14:paraId="0000014A" w14:textId="77777777" w:rsidR="00EC67FD" w:rsidRDefault="00386A43">
            <w:pPr>
              <w:rPr>
                <w:sz w:val="20"/>
                <w:szCs w:val="20"/>
              </w:rPr>
            </w:pPr>
            <w:r>
              <w:rPr>
                <w:color w:val="000000"/>
                <w:sz w:val="20"/>
                <w:szCs w:val="20"/>
              </w:rPr>
              <w:t>PAU</w:t>
            </w:r>
          </w:p>
        </w:tc>
        <w:tc>
          <w:tcPr>
            <w:tcW w:w="928" w:type="dxa"/>
            <w:tcMar>
              <w:top w:w="14" w:type="dxa"/>
              <w:bottom w:w="14" w:type="dxa"/>
            </w:tcMar>
            <w:vAlign w:val="bottom"/>
          </w:tcPr>
          <w:p w14:paraId="0000014B" w14:textId="77777777" w:rsidR="00EC67FD" w:rsidRDefault="00386A43">
            <w:pPr>
              <w:rPr>
                <w:sz w:val="20"/>
                <w:szCs w:val="20"/>
              </w:rPr>
            </w:pPr>
            <w:r>
              <w:rPr>
                <w:color w:val="000000"/>
                <w:sz w:val="20"/>
                <w:szCs w:val="20"/>
              </w:rPr>
              <w:t>25</w:t>
            </w:r>
          </w:p>
        </w:tc>
        <w:tc>
          <w:tcPr>
            <w:tcW w:w="1578" w:type="dxa"/>
            <w:tcMar>
              <w:top w:w="14" w:type="dxa"/>
              <w:bottom w:w="14" w:type="dxa"/>
            </w:tcMar>
            <w:vAlign w:val="bottom"/>
          </w:tcPr>
          <w:sdt>
            <w:sdtPr>
              <w:tag w:val="goog_rdk_259"/>
              <w:id w:val="414823396"/>
            </w:sdtPr>
            <w:sdtEndPr/>
            <w:sdtContent>
              <w:p w14:paraId="0000014C" w14:textId="77777777" w:rsidR="00EC67FD" w:rsidRPr="00EC67FD" w:rsidRDefault="00386A43">
                <w:pPr>
                  <w:jc w:val="right"/>
                  <w:rPr>
                    <w:rPrChange w:id="1424" w:author="Microsoft Office User" w:date="2021-12-01T11:22:00Z">
                      <w:rPr>
                        <w:sz w:val="20"/>
                        <w:szCs w:val="20"/>
                      </w:rPr>
                    </w:rPrChange>
                  </w:rPr>
                  <w:pPrChange w:id="1425" w:author="Microsoft Office User" w:date="2021-12-01T11:22:00Z">
                    <w:pPr/>
                  </w:pPrChange>
                </w:pPr>
                <w:r>
                  <w:rPr>
                    <w:color w:val="000000"/>
                    <w:sz w:val="20"/>
                    <w:szCs w:val="20"/>
                  </w:rPr>
                  <w:t>219</w:t>
                </w:r>
                <w:sdt>
                  <w:sdtPr>
                    <w:tag w:val="goog_rdk_258"/>
                    <w:id w:val="-1896501009"/>
                  </w:sdtPr>
                  <w:sdtEndPr/>
                  <w:sdtContent>
                    <w:ins w:id="1426" w:author="Microsoft Office User" w:date="2021-12-01T11:22:00Z">
                      <w:r>
                        <w:rPr>
                          <w:color w:val="000000"/>
                          <w:sz w:val="20"/>
                          <w:szCs w:val="20"/>
                        </w:rPr>
                        <w:t>.0</w:t>
                      </w:r>
                    </w:ins>
                  </w:sdtContent>
                </w:sdt>
              </w:p>
            </w:sdtContent>
          </w:sdt>
        </w:tc>
        <w:tc>
          <w:tcPr>
            <w:tcW w:w="6035" w:type="dxa"/>
            <w:tcMar>
              <w:top w:w="14" w:type="dxa"/>
              <w:bottom w:w="14" w:type="dxa"/>
            </w:tcMar>
            <w:vAlign w:val="bottom"/>
          </w:tcPr>
          <w:p w14:paraId="0000014D" w14:textId="77777777" w:rsidR="00EC67FD" w:rsidRDefault="00386A43">
            <w:pPr>
              <w:rPr>
                <w:sz w:val="20"/>
                <w:szCs w:val="20"/>
              </w:rPr>
            </w:pPr>
            <w:r>
              <w:rPr>
                <w:color w:val="000000"/>
                <w:sz w:val="20"/>
                <w:szCs w:val="20"/>
              </w:rPr>
              <w:t>Suhanovsky and Teschke 2015</w:t>
            </w:r>
            <w:r>
              <w:rPr>
                <w:sz w:val="20"/>
                <w:szCs w:val="20"/>
              </w:rPr>
              <w:t>;</w:t>
            </w:r>
            <w:r>
              <w:rPr>
                <w:color w:val="000000"/>
                <w:sz w:val="20"/>
                <w:szCs w:val="20"/>
              </w:rPr>
              <w:t xml:space="preserve"> Hua et al. 2017</w:t>
            </w:r>
          </w:p>
        </w:tc>
      </w:tr>
      <w:tr w:rsidR="00EC67FD" w14:paraId="6085D4A3" w14:textId="77777777">
        <w:trPr>
          <w:trHeight w:val="19"/>
          <w:jc w:val="center"/>
        </w:trPr>
        <w:tc>
          <w:tcPr>
            <w:tcW w:w="1114" w:type="dxa"/>
            <w:tcMar>
              <w:top w:w="14" w:type="dxa"/>
              <w:bottom w:w="14" w:type="dxa"/>
            </w:tcMar>
            <w:vAlign w:val="bottom"/>
          </w:tcPr>
          <w:p w14:paraId="0000014E" w14:textId="77777777" w:rsidR="00EC67FD" w:rsidRDefault="00386A43">
            <w:pPr>
              <w:rPr>
                <w:sz w:val="20"/>
                <w:szCs w:val="20"/>
              </w:rPr>
            </w:pPr>
            <w:r>
              <w:rPr>
                <w:color w:val="000000"/>
                <w:sz w:val="20"/>
                <w:szCs w:val="20"/>
              </w:rPr>
              <w:t>ΦRSL1</w:t>
            </w:r>
          </w:p>
        </w:tc>
        <w:tc>
          <w:tcPr>
            <w:tcW w:w="928" w:type="dxa"/>
            <w:tcMar>
              <w:top w:w="14" w:type="dxa"/>
              <w:bottom w:w="14" w:type="dxa"/>
            </w:tcMar>
            <w:vAlign w:val="bottom"/>
          </w:tcPr>
          <w:p w14:paraId="0000014F" w14:textId="77777777" w:rsidR="00EC67FD" w:rsidRDefault="00386A43">
            <w:pPr>
              <w:rPr>
                <w:sz w:val="20"/>
                <w:szCs w:val="20"/>
              </w:rPr>
            </w:pPr>
            <w:r>
              <w:rPr>
                <w:color w:val="000000"/>
                <w:sz w:val="20"/>
                <w:szCs w:val="20"/>
              </w:rPr>
              <w:t>27</w:t>
            </w:r>
          </w:p>
        </w:tc>
        <w:tc>
          <w:tcPr>
            <w:tcW w:w="1578" w:type="dxa"/>
            <w:tcMar>
              <w:top w:w="14" w:type="dxa"/>
              <w:bottom w:w="14" w:type="dxa"/>
            </w:tcMar>
            <w:vAlign w:val="bottom"/>
          </w:tcPr>
          <w:sdt>
            <w:sdtPr>
              <w:tag w:val="goog_rdk_261"/>
              <w:id w:val="498550879"/>
            </w:sdtPr>
            <w:sdtEndPr/>
            <w:sdtContent>
              <w:p w14:paraId="00000150" w14:textId="77777777" w:rsidR="00EC67FD" w:rsidRPr="00EC67FD" w:rsidRDefault="00386A43">
                <w:pPr>
                  <w:jc w:val="right"/>
                  <w:rPr>
                    <w:rPrChange w:id="1427" w:author="Microsoft Office User" w:date="2021-12-01T11:22:00Z">
                      <w:rPr>
                        <w:sz w:val="20"/>
                        <w:szCs w:val="20"/>
                      </w:rPr>
                    </w:rPrChange>
                  </w:rPr>
                  <w:pPrChange w:id="1428" w:author="Microsoft Office User" w:date="2021-12-01T11:22:00Z">
                    <w:pPr/>
                  </w:pPrChange>
                </w:pPr>
                <w:r>
                  <w:rPr>
                    <w:color w:val="000000"/>
                    <w:sz w:val="20"/>
                    <w:szCs w:val="20"/>
                  </w:rPr>
                  <w:t>240</w:t>
                </w:r>
                <w:sdt>
                  <w:sdtPr>
                    <w:tag w:val="goog_rdk_260"/>
                    <w:id w:val="320868165"/>
                  </w:sdtPr>
                  <w:sdtEndPr/>
                  <w:sdtContent>
                    <w:ins w:id="1429" w:author="Microsoft Office User" w:date="2021-12-01T11:22:00Z">
                      <w:r>
                        <w:rPr>
                          <w:color w:val="000000"/>
                          <w:sz w:val="20"/>
                          <w:szCs w:val="20"/>
                        </w:rPr>
                        <w:t>.0</w:t>
                      </w:r>
                    </w:ins>
                  </w:sdtContent>
                </w:sdt>
              </w:p>
            </w:sdtContent>
          </w:sdt>
        </w:tc>
        <w:tc>
          <w:tcPr>
            <w:tcW w:w="6035" w:type="dxa"/>
            <w:tcMar>
              <w:top w:w="14" w:type="dxa"/>
              <w:bottom w:w="14" w:type="dxa"/>
            </w:tcMar>
            <w:vAlign w:val="bottom"/>
          </w:tcPr>
          <w:p w14:paraId="00000151" w14:textId="77777777" w:rsidR="00EC67FD" w:rsidRDefault="00386A43">
            <w:pPr>
              <w:rPr>
                <w:sz w:val="20"/>
                <w:szCs w:val="20"/>
              </w:rPr>
            </w:pPr>
            <w:proofErr w:type="spellStart"/>
            <w:r>
              <w:rPr>
                <w:color w:val="000000"/>
                <w:sz w:val="20"/>
                <w:szCs w:val="20"/>
              </w:rPr>
              <w:t>Effantin</w:t>
            </w:r>
            <w:proofErr w:type="spellEnd"/>
            <w:r>
              <w:rPr>
                <w:color w:val="000000"/>
                <w:sz w:val="20"/>
                <w:szCs w:val="20"/>
              </w:rPr>
              <w:t xml:space="preserve"> et al. 2013</w:t>
            </w:r>
          </w:p>
        </w:tc>
      </w:tr>
      <w:tr w:rsidR="00EC67FD" w14:paraId="276FD6A7" w14:textId="77777777">
        <w:trPr>
          <w:trHeight w:val="19"/>
          <w:jc w:val="center"/>
        </w:trPr>
        <w:tc>
          <w:tcPr>
            <w:tcW w:w="1114" w:type="dxa"/>
            <w:tcMar>
              <w:top w:w="14" w:type="dxa"/>
              <w:bottom w:w="14" w:type="dxa"/>
            </w:tcMar>
            <w:vAlign w:val="bottom"/>
          </w:tcPr>
          <w:p w14:paraId="00000152" w14:textId="77777777" w:rsidR="00EC67FD" w:rsidRDefault="00386A43">
            <w:pPr>
              <w:rPr>
                <w:sz w:val="20"/>
                <w:szCs w:val="20"/>
              </w:rPr>
            </w:pPr>
            <w:r>
              <w:rPr>
                <w:color w:val="000000"/>
                <w:sz w:val="20"/>
                <w:szCs w:val="20"/>
              </w:rPr>
              <w:t>PBS1</w:t>
            </w:r>
          </w:p>
        </w:tc>
        <w:tc>
          <w:tcPr>
            <w:tcW w:w="928" w:type="dxa"/>
            <w:tcMar>
              <w:top w:w="14" w:type="dxa"/>
              <w:bottom w:w="14" w:type="dxa"/>
            </w:tcMar>
            <w:vAlign w:val="bottom"/>
          </w:tcPr>
          <w:p w14:paraId="00000153" w14:textId="77777777" w:rsidR="00EC67FD" w:rsidRDefault="00386A43">
            <w:pPr>
              <w:rPr>
                <w:sz w:val="20"/>
                <w:szCs w:val="20"/>
              </w:rPr>
            </w:pPr>
            <w:r>
              <w:rPr>
                <w:color w:val="000000"/>
                <w:sz w:val="20"/>
                <w:szCs w:val="20"/>
              </w:rPr>
              <w:t>27</w:t>
            </w:r>
          </w:p>
        </w:tc>
        <w:tc>
          <w:tcPr>
            <w:tcW w:w="1578" w:type="dxa"/>
            <w:tcMar>
              <w:top w:w="14" w:type="dxa"/>
              <w:bottom w:w="14" w:type="dxa"/>
            </w:tcMar>
            <w:vAlign w:val="bottom"/>
          </w:tcPr>
          <w:sdt>
            <w:sdtPr>
              <w:tag w:val="goog_rdk_263"/>
              <w:id w:val="1230805043"/>
            </w:sdtPr>
            <w:sdtEndPr/>
            <w:sdtContent>
              <w:p w14:paraId="00000154" w14:textId="77777777" w:rsidR="00EC67FD" w:rsidRPr="00EC67FD" w:rsidRDefault="00386A43">
                <w:pPr>
                  <w:jc w:val="right"/>
                  <w:rPr>
                    <w:rPrChange w:id="1430" w:author="Microsoft Office User" w:date="2021-12-01T11:22:00Z">
                      <w:rPr>
                        <w:sz w:val="20"/>
                        <w:szCs w:val="20"/>
                      </w:rPr>
                    </w:rPrChange>
                  </w:rPr>
                  <w:pPrChange w:id="1431" w:author="Microsoft Office User" w:date="2021-12-01T11:22:00Z">
                    <w:pPr/>
                  </w:pPrChange>
                </w:pPr>
                <w:r>
                  <w:rPr>
                    <w:color w:val="000000"/>
                    <w:sz w:val="20"/>
                    <w:szCs w:val="20"/>
                  </w:rPr>
                  <w:t>252</w:t>
                </w:r>
                <w:sdt>
                  <w:sdtPr>
                    <w:tag w:val="goog_rdk_262"/>
                    <w:id w:val="309758836"/>
                  </w:sdtPr>
                  <w:sdtEndPr/>
                  <w:sdtContent>
                    <w:ins w:id="1432" w:author="Microsoft Office User" w:date="2021-12-01T11:22:00Z">
                      <w:r>
                        <w:rPr>
                          <w:color w:val="000000"/>
                          <w:sz w:val="20"/>
                          <w:szCs w:val="20"/>
                        </w:rPr>
                        <w:t>.0</w:t>
                      </w:r>
                    </w:ins>
                  </w:sdtContent>
                </w:sdt>
              </w:p>
            </w:sdtContent>
          </w:sdt>
        </w:tc>
        <w:tc>
          <w:tcPr>
            <w:tcW w:w="6035" w:type="dxa"/>
            <w:tcMar>
              <w:top w:w="14" w:type="dxa"/>
              <w:bottom w:w="14" w:type="dxa"/>
            </w:tcMar>
            <w:vAlign w:val="bottom"/>
          </w:tcPr>
          <w:p w14:paraId="00000155" w14:textId="77777777" w:rsidR="00EC67FD" w:rsidRDefault="00386A43">
            <w:pPr>
              <w:rPr>
                <w:sz w:val="20"/>
                <w:szCs w:val="20"/>
              </w:rPr>
            </w:pPr>
            <w:r>
              <w:rPr>
                <w:color w:val="000000"/>
                <w:sz w:val="20"/>
                <w:szCs w:val="20"/>
              </w:rPr>
              <w:t>Suhanovsky and Teschke 2015</w:t>
            </w:r>
            <w:r>
              <w:rPr>
                <w:sz w:val="20"/>
                <w:szCs w:val="20"/>
              </w:rPr>
              <w:t>;</w:t>
            </w:r>
            <w:r>
              <w:rPr>
                <w:color w:val="000000"/>
                <w:sz w:val="20"/>
                <w:szCs w:val="20"/>
              </w:rPr>
              <w:t xml:space="preserve"> Hua et al. 2017</w:t>
            </w:r>
          </w:p>
        </w:tc>
      </w:tr>
      <w:tr w:rsidR="00EC67FD" w14:paraId="6CFA8D98" w14:textId="77777777">
        <w:trPr>
          <w:trHeight w:val="19"/>
          <w:jc w:val="center"/>
        </w:trPr>
        <w:tc>
          <w:tcPr>
            <w:tcW w:w="1114" w:type="dxa"/>
            <w:tcMar>
              <w:top w:w="14" w:type="dxa"/>
              <w:bottom w:w="14" w:type="dxa"/>
            </w:tcMar>
            <w:vAlign w:val="bottom"/>
          </w:tcPr>
          <w:p w14:paraId="00000156" w14:textId="77777777" w:rsidR="00EC67FD" w:rsidRDefault="00386A43">
            <w:pPr>
              <w:rPr>
                <w:sz w:val="20"/>
                <w:szCs w:val="20"/>
              </w:rPr>
            </w:pPr>
            <w:r>
              <w:rPr>
                <w:color w:val="000000"/>
                <w:sz w:val="20"/>
                <w:szCs w:val="20"/>
              </w:rPr>
              <w:lastRenderedPageBreak/>
              <w:t>ΦKZ</w:t>
            </w:r>
          </w:p>
        </w:tc>
        <w:tc>
          <w:tcPr>
            <w:tcW w:w="928" w:type="dxa"/>
            <w:tcMar>
              <w:top w:w="14" w:type="dxa"/>
              <w:bottom w:w="14" w:type="dxa"/>
            </w:tcMar>
            <w:vAlign w:val="bottom"/>
          </w:tcPr>
          <w:p w14:paraId="00000157" w14:textId="77777777" w:rsidR="00EC67FD" w:rsidRDefault="00386A43">
            <w:pPr>
              <w:rPr>
                <w:sz w:val="20"/>
                <w:szCs w:val="20"/>
              </w:rPr>
            </w:pPr>
            <w:r>
              <w:rPr>
                <w:color w:val="000000"/>
                <w:sz w:val="20"/>
                <w:szCs w:val="20"/>
              </w:rPr>
              <w:t>27</w:t>
            </w:r>
          </w:p>
        </w:tc>
        <w:tc>
          <w:tcPr>
            <w:tcW w:w="1578" w:type="dxa"/>
            <w:tcMar>
              <w:top w:w="14" w:type="dxa"/>
              <w:bottom w:w="14" w:type="dxa"/>
            </w:tcMar>
            <w:vAlign w:val="bottom"/>
          </w:tcPr>
          <w:sdt>
            <w:sdtPr>
              <w:tag w:val="goog_rdk_265"/>
              <w:id w:val="-325063469"/>
            </w:sdtPr>
            <w:sdtEndPr/>
            <w:sdtContent>
              <w:p w14:paraId="00000158" w14:textId="77777777" w:rsidR="00EC67FD" w:rsidRPr="00EC67FD" w:rsidRDefault="00386A43">
                <w:pPr>
                  <w:jc w:val="right"/>
                  <w:rPr>
                    <w:rPrChange w:id="1433" w:author="Microsoft Office User" w:date="2021-12-01T11:22:00Z">
                      <w:rPr>
                        <w:sz w:val="20"/>
                        <w:szCs w:val="20"/>
                      </w:rPr>
                    </w:rPrChange>
                  </w:rPr>
                  <w:pPrChange w:id="1434" w:author="Microsoft Office User" w:date="2021-12-01T11:22:00Z">
                    <w:pPr/>
                  </w:pPrChange>
                </w:pPr>
                <w:r>
                  <w:rPr>
                    <w:color w:val="000000"/>
                    <w:sz w:val="20"/>
                    <w:szCs w:val="20"/>
                  </w:rPr>
                  <w:t>280</w:t>
                </w:r>
                <w:sdt>
                  <w:sdtPr>
                    <w:tag w:val="goog_rdk_264"/>
                    <w:id w:val="286558469"/>
                  </w:sdtPr>
                  <w:sdtEndPr/>
                  <w:sdtContent>
                    <w:ins w:id="1435" w:author="Microsoft Office User" w:date="2021-12-01T11:22:00Z">
                      <w:r>
                        <w:rPr>
                          <w:color w:val="000000"/>
                          <w:sz w:val="20"/>
                          <w:szCs w:val="20"/>
                        </w:rPr>
                        <w:t>.0</w:t>
                      </w:r>
                    </w:ins>
                  </w:sdtContent>
                </w:sdt>
              </w:p>
            </w:sdtContent>
          </w:sdt>
        </w:tc>
        <w:tc>
          <w:tcPr>
            <w:tcW w:w="6035" w:type="dxa"/>
            <w:tcMar>
              <w:top w:w="14" w:type="dxa"/>
              <w:bottom w:w="14" w:type="dxa"/>
            </w:tcMar>
            <w:vAlign w:val="bottom"/>
          </w:tcPr>
          <w:p w14:paraId="00000159" w14:textId="77777777" w:rsidR="00EC67FD" w:rsidRDefault="00386A43">
            <w:pPr>
              <w:rPr>
                <w:sz w:val="20"/>
                <w:szCs w:val="20"/>
              </w:rPr>
            </w:pPr>
            <w:r>
              <w:rPr>
                <w:color w:val="000000"/>
                <w:sz w:val="20"/>
                <w:szCs w:val="20"/>
              </w:rPr>
              <w:t>Fokine et al. 2005</w:t>
            </w:r>
          </w:p>
        </w:tc>
      </w:tr>
      <w:tr w:rsidR="00EC67FD" w14:paraId="3571FB3B" w14:textId="77777777">
        <w:trPr>
          <w:trHeight w:val="19"/>
          <w:jc w:val="center"/>
        </w:trPr>
        <w:tc>
          <w:tcPr>
            <w:tcW w:w="1114" w:type="dxa"/>
            <w:tcMar>
              <w:top w:w="14" w:type="dxa"/>
              <w:bottom w:w="14" w:type="dxa"/>
            </w:tcMar>
            <w:vAlign w:val="bottom"/>
          </w:tcPr>
          <w:p w14:paraId="0000015A" w14:textId="77777777" w:rsidR="00EC67FD" w:rsidRDefault="00386A43">
            <w:pPr>
              <w:rPr>
                <w:sz w:val="20"/>
                <w:szCs w:val="20"/>
              </w:rPr>
            </w:pPr>
            <w:r>
              <w:rPr>
                <w:color w:val="000000"/>
                <w:sz w:val="20"/>
                <w:szCs w:val="20"/>
              </w:rPr>
              <w:t>121Q</w:t>
            </w:r>
          </w:p>
        </w:tc>
        <w:tc>
          <w:tcPr>
            <w:tcW w:w="928" w:type="dxa"/>
            <w:tcMar>
              <w:top w:w="14" w:type="dxa"/>
              <w:bottom w:w="14" w:type="dxa"/>
            </w:tcMar>
            <w:vAlign w:val="bottom"/>
          </w:tcPr>
          <w:p w14:paraId="0000015B" w14:textId="77777777" w:rsidR="00EC67FD" w:rsidRDefault="00386A43">
            <w:pPr>
              <w:rPr>
                <w:sz w:val="20"/>
                <w:szCs w:val="20"/>
              </w:rPr>
            </w:pPr>
            <w:r>
              <w:rPr>
                <w:color w:val="000000"/>
                <w:sz w:val="20"/>
                <w:szCs w:val="20"/>
              </w:rPr>
              <w:t>28</w:t>
            </w:r>
          </w:p>
        </w:tc>
        <w:tc>
          <w:tcPr>
            <w:tcW w:w="1578" w:type="dxa"/>
            <w:tcMar>
              <w:top w:w="14" w:type="dxa"/>
              <w:bottom w:w="14" w:type="dxa"/>
            </w:tcMar>
            <w:vAlign w:val="bottom"/>
          </w:tcPr>
          <w:sdt>
            <w:sdtPr>
              <w:tag w:val="goog_rdk_267"/>
              <w:id w:val="-1409992699"/>
            </w:sdtPr>
            <w:sdtEndPr/>
            <w:sdtContent>
              <w:p w14:paraId="0000015C" w14:textId="77777777" w:rsidR="00EC67FD" w:rsidRPr="00EC67FD" w:rsidRDefault="00386A43">
                <w:pPr>
                  <w:jc w:val="right"/>
                  <w:rPr>
                    <w:rPrChange w:id="1436" w:author="Microsoft Office User" w:date="2021-12-01T11:22:00Z">
                      <w:rPr>
                        <w:sz w:val="20"/>
                        <w:szCs w:val="20"/>
                      </w:rPr>
                    </w:rPrChange>
                  </w:rPr>
                  <w:pPrChange w:id="1437" w:author="Microsoft Office User" w:date="2021-12-01T11:22:00Z">
                    <w:pPr/>
                  </w:pPrChange>
                </w:pPr>
                <w:r>
                  <w:rPr>
                    <w:color w:val="000000"/>
                    <w:sz w:val="20"/>
                    <w:szCs w:val="20"/>
                  </w:rPr>
                  <w:t>348.5</w:t>
                </w:r>
                <w:sdt>
                  <w:sdtPr>
                    <w:tag w:val="goog_rdk_266"/>
                    <w:id w:val="-970128224"/>
                  </w:sdtPr>
                  <w:sdtEndPr/>
                  <w:sdtContent>
                    <w:del w:id="1438" w:author="Microsoft Office User" w:date="2021-12-01T11:22:00Z">
                      <w:r>
                        <w:rPr>
                          <w:color w:val="000000"/>
                          <w:sz w:val="20"/>
                          <w:szCs w:val="20"/>
                        </w:rPr>
                        <w:delText>32</w:delText>
                      </w:r>
                    </w:del>
                  </w:sdtContent>
                </w:sdt>
              </w:p>
            </w:sdtContent>
          </w:sdt>
        </w:tc>
        <w:tc>
          <w:tcPr>
            <w:tcW w:w="6035" w:type="dxa"/>
            <w:tcMar>
              <w:top w:w="14" w:type="dxa"/>
              <w:bottom w:w="14" w:type="dxa"/>
            </w:tcMar>
            <w:vAlign w:val="bottom"/>
          </w:tcPr>
          <w:p w14:paraId="0000015D" w14:textId="77777777" w:rsidR="00EC67FD" w:rsidRDefault="00386A43">
            <w:pPr>
              <w:rPr>
                <w:sz w:val="20"/>
                <w:szCs w:val="20"/>
              </w:rPr>
            </w:pPr>
            <w:r>
              <w:rPr>
                <w:color w:val="000000"/>
                <w:sz w:val="20"/>
                <w:szCs w:val="20"/>
              </w:rPr>
              <w:t>Suhanovsky and Teschke 2015</w:t>
            </w:r>
          </w:p>
        </w:tc>
      </w:tr>
      <w:tr w:rsidR="00EC67FD" w14:paraId="0EA9DA1A" w14:textId="77777777">
        <w:trPr>
          <w:trHeight w:val="19"/>
          <w:jc w:val="center"/>
        </w:trPr>
        <w:tc>
          <w:tcPr>
            <w:tcW w:w="1114" w:type="dxa"/>
            <w:tcMar>
              <w:top w:w="14" w:type="dxa"/>
              <w:bottom w:w="14" w:type="dxa"/>
            </w:tcMar>
            <w:vAlign w:val="bottom"/>
          </w:tcPr>
          <w:p w14:paraId="0000015E" w14:textId="77777777" w:rsidR="00EC67FD" w:rsidRDefault="00386A43">
            <w:pPr>
              <w:rPr>
                <w:sz w:val="20"/>
                <w:szCs w:val="20"/>
              </w:rPr>
            </w:pPr>
            <w:r>
              <w:rPr>
                <w:color w:val="000000"/>
                <w:sz w:val="20"/>
                <w:szCs w:val="20"/>
              </w:rPr>
              <w:t>SCTP2</w:t>
            </w:r>
          </w:p>
        </w:tc>
        <w:tc>
          <w:tcPr>
            <w:tcW w:w="928" w:type="dxa"/>
            <w:tcMar>
              <w:top w:w="14" w:type="dxa"/>
              <w:bottom w:w="14" w:type="dxa"/>
            </w:tcMar>
            <w:vAlign w:val="bottom"/>
          </w:tcPr>
          <w:p w14:paraId="0000015F" w14:textId="77777777" w:rsidR="00EC67FD" w:rsidRDefault="00386A43">
            <w:pPr>
              <w:rPr>
                <w:sz w:val="20"/>
                <w:szCs w:val="20"/>
              </w:rPr>
            </w:pPr>
            <w:r>
              <w:rPr>
                <w:color w:val="000000"/>
                <w:sz w:val="20"/>
                <w:szCs w:val="20"/>
              </w:rPr>
              <w:t>39</w:t>
            </w:r>
          </w:p>
        </w:tc>
        <w:tc>
          <w:tcPr>
            <w:tcW w:w="1578" w:type="dxa"/>
            <w:tcMar>
              <w:top w:w="14" w:type="dxa"/>
              <w:bottom w:w="14" w:type="dxa"/>
            </w:tcMar>
            <w:vAlign w:val="bottom"/>
          </w:tcPr>
          <w:sdt>
            <w:sdtPr>
              <w:tag w:val="goog_rdk_269"/>
              <w:id w:val="1939321698"/>
            </w:sdtPr>
            <w:sdtEndPr/>
            <w:sdtContent>
              <w:p w14:paraId="00000160" w14:textId="77777777" w:rsidR="00EC67FD" w:rsidRPr="00EC67FD" w:rsidRDefault="00386A43">
                <w:pPr>
                  <w:jc w:val="right"/>
                  <w:rPr>
                    <w:rPrChange w:id="1439" w:author="Microsoft Office User" w:date="2021-12-01T11:22:00Z">
                      <w:rPr>
                        <w:sz w:val="20"/>
                        <w:szCs w:val="20"/>
                      </w:rPr>
                    </w:rPrChange>
                  </w:rPr>
                  <w:pPrChange w:id="1440" w:author="Microsoft Office User" w:date="2021-12-01T11:22:00Z">
                    <w:pPr/>
                  </w:pPrChange>
                </w:pPr>
                <w:r>
                  <w:rPr>
                    <w:color w:val="000000"/>
                    <w:sz w:val="20"/>
                    <w:szCs w:val="20"/>
                  </w:rPr>
                  <w:t>440</w:t>
                </w:r>
                <w:sdt>
                  <w:sdtPr>
                    <w:tag w:val="goog_rdk_268"/>
                    <w:id w:val="-511831655"/>
                  </w:sdtPr>
                  <w:sdtEndPr/>
                  <w:sdtContent>
                    <w:ins w:id="1441" w:author="Microsoft Office User" w:date="2021-12-01T11:22:00Z">
                      <w:r>
                        <w:rPr>
                          <w:color w:val="000000"/>
                          <w:sz w:val="20"/>
                          <w:szCs w:val="20"/>
                        </w:rPr>
                        <w:t>.0</w:t>
                      </w:r>
                    </w:ins>
                  </w:sdtContent>
                </w:sdt>
              </w:p>
            </w:sdtContent>
          </w:sdt>
        </w:tc>
        <w:tc>
          <w:tcPr>
            <w:tcW w:w="6035" w:type="dxa"/>
            <w:tcMar>
              <w:top w:w="14" w:type="dxa"/>
              <w:bottom w:w="14" w:type="dxa"/>
            </w:tcMar>
            <w:vAlign w:val="bottom"/>
          </w:tcPr>
          <w:p w14:paraId="00000161" w14:textId="77777777" w:rsidR="00EC67FD" w:rsidRDefault="00386A43">
            <w:pPr>
              <w:rPr>
                <w:sz w:val="20"/>
                <w:szCs w:val="20"/>
              </w:rPr>
            </w:pPr>
            <w:r>
              <w:rPr>
                <w:sz w:val="20"/>
                <w:szCs w:val="20"/>
              </w:rPr>
              <w:t>Hua et al. 2017</w:t>
            </w:r>
          </w:p>
        </w:tc>
      </w:tr>
      <w:tr w:rsidR="00EC67FD" w14:paraId="66683E62" w14:textId="77777777">
        <w:trPr>
          <w:trHeight w:val="19"/>
          <w:jc w:val="center"/>
        </w:trPr>
        <w:tc>
          <w:tcPr>
            <w:tcW w:w="1114" w:type="dxa"/>
            <w:tcMar>
              <w:top w:w="14" w:type="dxa"/>
              <w:bottom w:w="14" w:type="dxa"/>
            </w:tcMar>
            <w:vAlign w:val="bottom"/>
          </w:tcPr>
          <w:p w14:paraId="00000162" w14:textId="77777777" w:rsidR="00EC67FD" w:rsidRDefault="00386A43">
            <w:pPr>
              <w:rPr>
                <w:sz w:val="20"/>
                <w:szCs w:val="20"/>
              </w:rPr>
            </w:pPr>
            <w:r>
              <w:rPr>
                <w:color w:val="000000"/>
                <w:sz w:val="20"/>
                <w:szCs w:val="20"/>
              </w:rPr>
              <w:t>G</w:t>
            </w:r>
          </w:p>
        </w:tc>
        <w:tc>
          <w:tcPr>
            <w:tcW w:w="928" w:type="dxa"/>
            <w:tcMar>
              <w:top w:w="14" w:type="dxa"/>
              <w:bottom w:w="14" w:type="dxa"/>
            </w:tcMar>
            <w:vAlign w:val="bottom"/>
          </w:tcPr>
          <w:p w14:paraId="00000163" w14:textId="77777777" w:rsidR="00EC67FD" w:rsidRDefault="00386A43">
            <w:pPr>
              <w:rPr>
                <w:sz w:val="20"/>
                <w:szCs w:val="20"/>
              </w:rPr>
            </w:pPr>
            <w:r>
              <w:rPr>
                <w:color w:val="000000"/>
                <w:sz w:val="20"/>
                <w:szCs w:val="20"/>
              </w:rPr>
              <w:t>52</w:t>
            </w:r>
          </w:p>
        </w:tc>
        <w:tc>
          <w:tcPr>
            <w:tcW w:w="1578" w:type="dxa"/>
            <w:tcMar>
              <w:top w:w="14" w:type="dxa"/>
              <w:bottom w:w="14" w:type="dxa"/>
            </w:tcMar>
            <w:vAlign w:val="bottom"/>
          </w:tcPr>
          <w:sdt>
            <w:sdtPr>
              <w:tag w:val="goog_rdk_271"/>
              <w:id w:val="1764643066"/>
            </w:sdtPr>
            <w:sdtEndPr/>
            <w:sdtContent>
              <w:p w14:paraId="00000164" w14:textId="77777777" w:rsidR="00EC67FD" w:rsidRPr="00EC67FD" w:rsidRDefault="00386A43">
                <w:pPr>
                  <w:jc w:val="right"/>
                  <w:rPr>
                    <w:rPrChange w:id="1442" w:author="Microsoft Office User" w:date="2021-12-01T11:22:00Z">
                      <w:rPr>
                        <w:sz w:val="20"/>
                        <w:szCs w:val="20"/>
                      </w:rPr>
                    </w:rPrChange>
                  </w:rPr>
                  <w:pPrChange w:id="1443" w:author="Microsoft Office User" w:date="2021-12-01T11:22:00Z">
                    <w:pPr/>
                  </w:pPrChange>
                </w:pPr>
                <w:r>
                  <w:rPr>
                    <w:color w:val="000000"/>
                    <w:sz w:val="20"/>
                    <w:szCs w:val="20"/>
                  </w:rPr>
                  <w:t>498</w:t>
                </w:r>
                <w:sdt>
                  <w:sdtPr>
                    <w:tag w:val="goog_rdk_270"/>
                    <w:id w:val="1245833908"/>
                  </w:sdtPr>
                  <w:sdtEndPr/>
                  <w:sdtContent>
                    <w:ins w:id="1444" w:author="Microsoft Office User" w:date="2021-12-01T11:22:00Z">
                      <w:r>
                        <w:rPr>
                          <w:color w:val="000000"/>
                          <w:sz w:val="20"/>
                          <w:szCs w:val="20"/>
                        </w:rPr>
                        <w:t>.0</w:t>
                      </w:r>
                    </w:ins>
                  </w:sdtContent>
                </w:sdt>
              </w:p>
            </w:sdtContent>
          </w:sdt>
        </w:tc>
        <w:tc>
          <w:tcPr>
            <w:tcW w:w="6035" w:type="dxa"/>
            <w:tcMar>
              <w:top w:w="14" w:type="dxa"/>
              <w:bottom w:w="14" w:type="dxa"/>
            </w:tcMar>
            <w:vAlign w:val="bottom"/>
          </w:tcPr>
          <w:p w14:paraId="00000165" w14:textId="77777777" w:rsidR="00EC67FD" w:rsidRDefault="00386A43">
            <w:pPr>
              <w:rPr>
                <w:sz w:val="20"/>
                <w:szCs w:val="20"/>
              </w:rPr>
            </w:pPr>
            <w:r>
              <w:rPr>
                <w:color w:val="000000"/>
                <w:sz w:val="20"/>
                <w:szCs w:val="20"/>
              </w:rPr>
              <w:t>Suhanovsky and Teschke 2015</w:t>
            </w:r>
            <w:r>
              <w:rPr>
                <w:sz w:val="20"/>
                <w:szCs w:val="20"/>
              </w:rPr>
              <w:t>;</w:t>
            </w:r>
            <w:r>
              <w:rPr>
                <w:color w:val="000000"/>
                <w:sz w:val="20"/>
                <w:szCs w:val="20"/>
              </w:rPr>
              <w:t xml:space="preserve"> Hua et al. 2017</w:t>
            </w:r>
          </w:p>
        </w:tc>
      </w:tr>
    </w:tbl>
    <w:p w14:paraId="00000166" w14:textId="77777777" w:rsidR="00EC67FD" w:rsidRDefault="00386A43">
      <w:pPr>
        <w:spacing w:before="280" w:after="280" w:line="480" w:lineRule="auto"/>
      </w:pPr>
      <w:r>
        <w:rPr>
          <w:b/>
        </w:rPr>
        <w:t>Table 1. High-resolution capsid database.</w:t>
      </w:r>
      <w:r>
        <w:t xml:space="preserve"> See additional information in Data File 1.</w:t>
      </w:r>
    </w:p>
    <w:p w14:paraId="00000167" w14:textId="77777777" w:rsidR="00EC67FD" w:rsidRDefault="00386A43">
      <w:pPr>
        <w:spacing w:before="280" w:after="280" w:line="480" w:lineRule="auto"/>
        <w:jc w:val="center"/>
        <w:rPr>
          <w:b/>
        </w:rPr>
      </w:pPr>
      <w:r>
        <w:rPr>
          <w:b/>
          <w:noProof/>
        </w:rPr>
        <w:drawing>
          <wp:inline distT="0" distB="0" distL="0" distR="0" wp14:anchorId="195DC0AA" wp14:editId="3CB4EBBC">
            <wp:extent cx="5165682" cy="3346091"/>
            <wp:effectExtent l="0" t="0" r="0" b="0"/>
            <wp:docPr id="3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165682" cy="3346091"/>
                    </a:xfrm>
                    <a:prstGeom prst="rect">
                      <a:avLst/>
                    </a:prstGeom>
                    <a:ln/>
                  </pic:spPr>
                </pic:pic>
              </a:graphicData>
            </a:graphic>
          </wp:inline>
        </w:drawing>
      </w:r>
    </w:p>
    <w:p w14:paraId="00000168" w14:textId="03411DCB" w:rsidR="00EC67FD" w:rsidRDefault="00386A43">
      <w:pPr>
        <w:spacing w:before="280" w:after="280" w:line="360" w:lineRule="auto"/>
        <w:pPrChange w:id="1445" w:author="Antoni Luque Santolaria" w:date="2021-12-21T15:34:00Z">
          <w:pPr>
            <w:spacing w:before="280" w:after="280" w:line="480" w:lineRule="auto"/>
          </w:pPr>
        </w:pPrChange>
      </w:pPr>
      <w:r>
        <w:rPr>
          <w:b/>
        </w:rPr>
        <w:t>Figure 1</w:t>
      </w:r>
      <w:r>
        <w:t xml:space="preserve">. </w:t>
      </w:r>
      <w:r>
        <w:rPr>
          <w:b/>
        </w:rPr>
        <w:t>Icosahedral capsids among tailed phages.</w:t>
      </w:r>
      <w:r>
        <w:t xml:space="preserve"> The hexagonal (top) and trihexagonal (bottom) icosahedral lattices observed among icosahedral tailed phage capsids. </w:t>
      </w:r>
      <w:ins w:id="1446" w:author="Antoni Luque Santolaria" w:date="2021-12-21T15:23:00Z">
        <w:r w:rsidR="00672823">
          <w:t>In both lattices, m</w:t>
        </w:r>
      </w:ins>
      <w:del w:id="1447" w:author="Antoni Luque Santolaria" w:date="2021-12-21T15:23:00Z">
        <w:r w:rsidDel="00672823">
          <w:delText>M</w:delText>
        </w:r>
      </w:del>
      <w:r>
        <w:t>ajor capsid proteins (MCPs) form clusters</w:t>
      </w:r>
      <w:ins w:id="1448" w:author="Antoni Luque Santolaria" w:date="2021-12-21T15:22:00Z">
        <w:r w:rsidR="00672823">
          <w:t xml:space="preserve"> </w:t>
        </w:r>
      </w:ins>
      <w:ins w:id="1449" w:author="Antoni Luque Santolaria" w:date="2021-12-21T15:23:00Z">
        <w:r w:rsidR="00672823">
          <w:t>(capsomers)</w:t>
        </w:r>
      </w:ins>
      <w:r>
        <w:t xml:space="preserve"> of five (pentamers) and six (hexamers) proteins. Two nearby pentamers are connected by </w:t>
      </w:r>
      <w:r>
        <w:rPr>
          <w:i/>
        </w:rPr>
        <w:t>h</w:t>
      </w:r>
      <w:r>
        <w:t xml:space="preserve"> and </w:t>
      </w:r>
      <w:r>
        <w:rPr>
          <w:i/>
        </w:rPr>
        <w:t>k</w:t>
      </w:r>
      <w:r>
        <w:t xml:space="preserve"> steps crossing over hexamers. The trihexagonal lattice also contains minor capsid proteins (</w:t>
      </w:r>
      <w:proofErr w:type="spellStart"/>
      <w:r>
        <w:t>mCPs</w:t>
      </w:r>
      <w:proofErr w:type="spellEnd"/>
      <w:r>
        <w:t>) clustered in groups of three (trimers). The T-number is proportional to the number of major and minor capsid proteins. T</w:t>
      </w:r>
      <w:r>
        <w:rPr>
          <w:vertAlign w:val="subscript"/>
        </w:rPr>
        <w:t>0</w:t>
      </w:r>
      <w:r>
        <w:t xml:space="preserve"> is the T-number defined by the classic icosahedral capsid theory (Caspar and Klug, 1962). </w:t>
      </w:r>
      <w:proofErr w:type="spellStart"/>
      <w:r>
        <w:t>T</w:t>
      </w:r>
      <w:r>
        <w:rPr>
          <w:vertAlign w:val="subscript"/>
        </w:rPr>
        <w:t>hex</w:t>
      </w:r>
      <w:proofErr w:type="spellEnd"/>
      <w:r>
        <w:t xml:space="preserve"> and </w:t>
      </w:r>
      <w:proofErr w:type="spellStart"/>
      <w:r>
        <w:t>T</w:t>
      </w:r>
      <w:r>
        <w:rPr>
          <w:vertAlign w:val="subscript"/>
        </w:rPr>
        <w:t>tri</w:t>
      </w:r>
      <w:proofErr w:type="spellEnd"/>
      <w:r>
        <w:t xml:space="preserve"> are the T-numbers associated, respectively, with the hexagonal and trihexagonal lattices defined by the generalized icosahedral capsid theory (Twarock and Luque, 2019). The top and bottom capsid examples correspond, respectively, to phage HK97 (PDB 2fs3; Gan et al. 2006) and phage patience (EMDB-21123; Podgorski et al. 2020). The capsids were rendered with </w:t>
      </w:r>
      <w:proofErr w:type="spellStart"/>
      <w:r>
        <w:lastRenderedPageBreak/>
        <w:t>ChimeraX</w:t>
      </w:r>
      <w:proofErr w:type="spellEnd"/>
      <w:r>
        <w:t xml:space="preserve"> (Pettersen et al. 2021). The 3D icosahedral lattice models were produced with the generalized </w:t>
      </w:r>
      <w:proofErr w:type="spellStart"/>
      <w:r>
        <w:rPr>
          <w:i/>
        </w:rPr>
        <w:t>hkcage</w:t>
      </w:r>
      <w:proofErr w:type="spellEnd"/>
      <w:r>
        <w:t xml:space="preserve"> tool in </w:t>
      </w:r>
      <w:proofErr w:type="spellStart"/>
      <w:r>
        <w:t>ChimeraX</w:t>
      </w:r>
      <w:proofErr w:type="spellEnd"/>
      <w:r>
        <w:t xml:space="preserve"> (Luque et al. 2020). </w:t>
      </w:r>
    </w:p>
    <w:p w14:paraId="00000169" w14:textId="77777777" w:rsidR="00EC67FD" w:rsidRDefault="00EC67FD">
      <w:pPr>
        <w:rPr>
          <w:b/>
        </w:rPr>
      </w:pPr>
    </w:p>
    <w:p w14:paraId="0000016A" w14:textId="77777777" w:rsidR="00EC67FD" w:rsidRDefault="00386A43">
      <w:pPr>
        <w:spacing w:before="280" w:after="280" w:line="480" w:lineRule="auto"/>
        <w:jc w:val="center"/>
        <w:rPr>
          <w:b/>
        </w:rPr>
      </w:pPr>
      <w:r>
        <w:rPr>
          <w:b/>
          <w:noProof/>
        </w:rPr>
        <w:drawing>
          <wp:inline distT="0" distB="0" distL="0" distR="0" wp14:anchorId="03C46B0F" wp14:editId="214BD72C">
            <wp:extent cx="5854700" cy="2451100"/>
            <wp:effectExtent l="0" t="0" r="0" b="0"/>
            <wp:docPr id="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854700" cy="2451100"/>
                    </a:xfrm>
                    <a:prstGeom prst="rect">
                      <a:avLst/>
                    </a:prstGeom>
                    <a:ln/>
                  </pic:spPr>
                </pic:pic>
              </a:graphicData>
            </a:graphic>
          </wp:inline>
        </w:drawing>
      </w:r>
    </w:p>
    <w:p w14:paraId="0000016B" w14:textId="7EEC3F03" w:rsidR="00EC67FD" w:rsidRDefault="00386A43">
      <w:pPr>
        <w:spacing w:before="280" w:after="280" w:line="360" w:lineRule="auto"/>
        <w:rPr>
          <w:b/>
        </w:rPr>
        <w:pPrChange w:id="1450" w:author="Antoni Luque Santolaria" w:date="2021-12-21T15:34:00Z">
          <w:pPr>
            <w:spacing w:before="280" w:after="280" w:line="480" w:lineRule="auto"/>
          </w:pPr>
        </w:pPrChange>
      </w:pPr>
      <w:r>
        <w:rPr>
          <w:b/>
        </w:rPr>
        <w:t>Figure 2</w:t>
      </w:r>
      <w:r>
        <w:t xml:space="preserve">. </w:t>
      </w:r>
      <w:r>
        <w:rPr>
          <w:b/>
        </w:rPr>
        <w:t xml:space="preserve">Computational approach to predict capsid architecture from genomic information. </w:t>
      </w:r>
      <w:r>
        <w:t xml:space="preserve">a) A database containing tailed phage genomes and their associated high-resolution capsid reconstructions was used to validate the physical genome-to-T-number (G2T) model. b) A database containing isolated tailed phage genomes and encoded HK97-fold major capsid proteins (MCPs) was curated. The G2T model was </w:t>
      </w:r>
      <w:del w:id="1451" w:author="Antoni Luque Santolaria" w:date="2021-12-21T15:26:00Z">
        <w:r w:rsidDel="00CA2E19">
          <w:delText xml:space="preserve">used </w:delText>
        </w:r>
      </w:del>
      <w:ins w:id="1452" w:author="Antoni Luque Santolaria" w:date="2021-12-21T15:26:00Z">
        <w:r w:rsidR="00CA2E19">
          <w:t xml:space="preserve">applied </w:t>
        </w:r>
      </w:ins>
      <w:r>
        <w:t xml:space="preserve">to identify the putative T-number capsid architectures associated with each HK97-fold MCP, obtaining the MCP/T library. c) The MCP/T library was used to train statistical learning methods to predict the capsid architecture of tailed phages from information in the MCP sequence, leading to the </w:t>
      </w:r>
      <w:del w:id="1453" w:author="Antoni Luque Santolaria" w:date="2021-12-21T15:27:00Z">
        <w:r w:rsidDel="003F4322">
          <w:delText xml:space="preserve">so-called </w:delText>
        </w:r>
      </w:del>
      <w:r>
        <w:t>major capsid protein-to-T-number (MCP2T) models. The MCP2T-PM model was built on a proximity matrix (PM) algorithm using protein sequence similarity. The MCP2T-RF model was built on a random forest algorithm using MCP amino-acid composition as features.</w:t>
      </w:r>
    </w:p>
    <w:p w14:paraId="0000016C" w14:textId="77777777" w:rsidR="00EC67FD" w:rsidRDefault="00EC67FD">
      <w:pPr>
        <w:spacing w:before="280" w:after="280" w:line="480" w:lineRule="auto"/>
        <w:rPr>
          <w:b/>
        </w:rPr>
      </w:pPr>
    </w:p>
    <w:p w14:paraId="0000016D" w14:textId="77777777" w:rsidR="00EC67FD" w:rsidRDefault="00386A43">
      <w:pPr>
        <w:spacing w:before="280" w:after="280" w:line="480" w:lineRule="auto"/>
        <w:rPr>
          <w:b/>
        </w:rPr>
      </w:pPr>
      <w:r>
        <w:br w:type="page"/>
      </w:r>
    </w:p>
    <w:p w14:paraId="0000016E" w14:textId="1E575784" w:rsidR="00EC67FD" w:rsidRDefault="00672823">
      <w:pPr>
        <w:spacing w:before="280" w:after="280" w:line="480" w:lineRule="auto"/>
        <w:jc w:val="center"/>
      </w:pPr>
      <w:ins w:id="1454" w:author="Antoni Luque Santolaria" w:date="2021-12-21T15:21:00Z">
        <w:r>
          <w:rPr>
            <w:noProof/>
          </w:rPr>
          <w:lastRenderedPageBreak/>
          <w:drawing>
            <wp:inline distT="0" distB="0" distL="0" distR="0" wp14:anchorId="17C51AA1" wp14:editId="029B891F">
              <wp:extent cx="2743200" cy="4241800"/>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4241800"/>
                      </a:xfrm>
                      <a:prstGeom prst="rect">
                        <a:avLst/>
                      </a:prstGeom>
                    </pic:spPr>
                  </pic:pic>
                </a:graphicData>
              </a:graphic>
            </wp:inline>
          </w:drawing>
        </w:r>
      </w:ins>
      <w:del w:id="1455" w:author="Antoni Luque Santolaria" w:date="2021-12-21T15:21:00Z">
        <w:r w:rsidR="00386A43" w:rsidDel="00672823">
          <w:rPr>
            <w:noProof/>
          </w:rPr>
          <w:drawing>
            <wp:inline distT="0" distB="0" distL="0" distR="0" wp14:anchorId="758A79B7" wp14:editId="11C8A1AE">
              <wp:extent cx="2362200" cy="3421380"/>
              <wp:effectExtent l="0" t="0" r="0" b="7620"/>
              <wp:docPr id="3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2362200" cy="3421380"/>
                      </a:xfrm>
                      <a:prstGeom prst="rect">
                        <a:avLst/>
                      </a:prstGeom>
                      <a:ln/>
                    </pic:spPr>
                  </pic:pic>
                </a:graphicData>
              </a:graphic>
            </wp:inline>
          </w:drawing>
        </w:r>
      </w:del>
    </w:p>
    <w:p w14:paraId="672880CC" w14:textId="77777777" w:rsidR="00871995" w:rsidRDefault="00386A43" w:rsidP="00871995">
      <w:pPr>
        <w:spacing w:before="280" w:after="280" w:line="360" w:lineRule="auto"/>
        <w:rPr>
          <w:ins w:id="1456" w:author="Antoni Luque Santolaria" w:date="2021-12-21T15:34:00Z"/>
        </w:rPr>
      </w:pPr>
      <w:r>
        <w:rPr>
          <w:b/>
        </w:rPr>
        <w:t xml:space="preserve">Figure 3. Genome-to-T-number (G2T) model </w:t>
      </w:r>
      <w:del w:id="1457" w:author="Antoni Luque Santolaria" w:date="2021-12-21T15:27:00Z">
        <w:r w:rsidDel="00A74822">
          <w:rPr>
            <w:b/>
          </w:rPr>
          <w:delText xml:space="preserve">regression </w:delText>
        </w:r>
      </w:del>
      <w:r>
        <w:rPr>
          <w:b/>
        </w:rPr>
        <w:t>and accuracy.</w:t>
      </w:r>
      <w:r>
        <w:t xml:space="preserve"> a) T-number as a function of genome length in log-log scale (natural log) obtained from</w:t>
      </w:r>
      <w:ins w:id="1458" w:author="Antoni Luque Santolaria" w:date="2021-12-21T15:28:00Z">
        <w:r w:rsidR="00A74822">
          <w:t xml:space="preserve"> </w:t>
        </w:r>
      </w:ins>
      <w:ins w:id="1459" w:author="Antoni Luque Santolaria" w:date="2021-12-21T15:29:00Z">
        <w:r w:rsidR="00A74822">
          <w:t>n = 37</w:t>
        </w:r>
      </w:ins>
      <w:r>
        <w:t xml:space="preserve"> tailed phage capsid 3D reconstructions (black product signs). The data is available in Data File 1. Vertical lines are displayed every 10 kbp as guide to the eye. The dotted black line corresponds to the linear regression of the power function </w:t>
      </w:r>
      <w:ins w:id="1460" w:author="Antoni Luque Santolaria" w:date="2021-12-21T15:30:00Z">
        <w:r w:rsidR="00A74822">
          <w:t xml:space="preserve">(G2T) </w:t>
        </w:r>
      </w:ins>
      <w:r>
        <w:t>model in log-log scale (Eq. 2). The gray band indicates the 95% confidence interval of the regression.</w:t>
      </w:r>
      <w:del w:id="1461" w:author="Antoni Luque Santolaria" w:date="2021-12-21T15:29:00Z">
        <w:r w:rsidDel="00A74822">
          <w:delText xml:space="preserve"> The values of best fit (</w:delText>
        </w:r>
        <w:r w:rsidDel="00A74822">
          <w:rPr>
            <w:i/>
          </w:rPr>
          <w:delText>a</w:delText>
        </w:r>
        <w:r w:rsidDel="00A74822">
          <w:delText xml:space="preserve"> and </w:delText>
        </w:r>
        <w:r w:rsidDel="00A74822">
          <w:rPr>
            <w:i/>
          </w:rPr>
          <w:delText>b</w:delText>
        </w:r>
        <w:r w:rsidDel="00A74822">
          <w:delText>), coefficient of determination (R</w:delText>
        </w:r>
        <w:r w:rsidDel="00A74822">
          <w:rPr>
            <w:vertAlign w:val="superscript"/>
          </w:rPr>
          <w:delText>2</w:delText>
        </w:r>
        <w:r w:rsidDel="00A74822">
          <w:delText>), and number of structures (n) are displayed in the legend.</w:delText>
        </w:r>
      </w:del>
      <w:r>
        <w:t xml:space="preserve"> b) Mean relative error, MRE, of the </w:t>
      </w:r>
      <w:del w:id="1462" w:author="Antoni Luque Santolaria" w:date="2021-12-21T15:30:00Z">
        <w:r w:rsidDel="00A74822">
          <w:delText xml:space="preserve">linear </w:delText>
        </w:r>
      </w:del>
      <w:ins w:id="1463" w:author="Antoni Luque Santolaria" w:date="2021-12-21T15:30:00Z">
        <w:r w:rsidR="00A74822">
          <w:t>G2T</w:t>
        </w:r>
      </w:ins>
      <w:del w:id="1464" w:author="Antoni Luque Santolaria" w:date="2021-12-21T15:30:00Z">
        <w:r w:rsidDel="00A74822">
          <w:delText>regression</w:delText>
        </w:r>
      </w:del>
      <w:r>
        <w:t xml:space="preserve"> model</w:t>
      </w:r>
      <w:del w:id="1465" w:author="Antoni Luque Santolaria" w:date="2021-12-21T15:30:00Z">
        <w:r w:rsidDel="00A74822">
          <w:delText xml:space="preserve"> in panel a)</w:delText>
        </w:r>
      </w:del>
      <w:r>
        <w:t xml:space="preserve"> as a function of the size of the training set, n (blue squares). The error bars represent the standard deviation of the mean relative error. The solid, gray line corresponds to </w:t>
      </w:r>
      <w:del w:id="1466" w:author="Antoni Luque Santolaria" w:date="2021-12-21T15:31:00Z">
        <w:r w:rsidDel="00A74822">
          <w:delText xml:space="preserve">an </w:delText>
        </w:r>
      </w:del>
      <w:ins w:id="1467" w:author="Antoni Luque Santolaria" w:date="2021-12-21T15:31:00Z">
        <w:r w:rsidR="00A74822">
          <w:t xml:space="preserve">the fitted </w:t>
        </w:r>
      </w:ins>
      <w:r>
        <w:t>exponential decay model</w:t>
      </w:r>
      <w:del w:id="1468" w:author="Antoni Luque Santolaria" w:date="2021-12-21T15:31:00Z">
        <w:r w:rsidDel="00A74822">
          <w:delText xml:space="preserve"> capturing the trend of the mean relative error</w:delText>
        </w:r>
      </w:del>
      <w:r>
        <w:t>.</w:t>
      </w:r>
      <w:ins w:id="1469" w:author="Antoni Luque Santolaria" w:date="2021-12-21T15:31:00Z">
        <w:r w:rsidR="00A74822">
          <w:t xml:space="preserve"> a-b)</w:t>
        </w:r>
      </w:ins>
      <w:r>
        <w:t xml:space="preserve"> </w:t>
      </w:r>
      <w:ins w:id="1470" w:author="Antoni Luque Santolaria" w:date="2021-12-21T15:30:00Z">
        <w:r w:rsidR="00A74822">
          <w:t xml:space="preserve">The </w:t>
        </w:r>
      </w:ins>
      <w:ins w:id="1471" w:author="Antoni Luque Santolaria" w:date="2021-12-21T15:31:00Z">
        <w:r w:rsidR="00F9659D">
          <w:t xml:space="preserve">equations fitted, </w:t>
        </w:r>
      </w:ins>
      <w:ins w:id="1472" w:author="Antoni Luque Santolaria" w:date="2021-12-21T15:30:00Z">
        <w:r w:rsidR="00A74822">
          <w:t xml:space="preserve">values of best fit, </w:t>
        </w:r>
      </w:ins>
      <w:ins w:id="1473" w:author="Antoni Luque Santolaria" w:date="2021-12-21T15:32:00Z">
        <w:r w:rsidR="00F9659D">
          <w:t xml:space="preserve">and </w:t>
        </w:r>
      </w:ins>
      <w:ins w:id="1474" w:author="Antoni Luque Santolaria" w:date="2021-12-21T15:30:00Z">
        <w:r w:rsidR="00A74822">
          <w:t>coefficient of determination (R</w:t>
        </w:r>
        <w:r w:rsidR="00A74822">
          <w:rPr>
            <w:vertAlign w:val="superscript"/>
          </w:rPr>
          <w:t>2</w:t>
        </w:r>
        <w:r w:rsidR="00A74822">
          <w:t>)</w:t>
        </w:r>
      </w:ins>
      <w:ins w:id="1475" w:author="Antoni Luque Santolaria" w:date="2021-12-21T15:32:00Z">
        <w:r w:rsidR="00F9659D">
          <w:t xml:space="preserve"> are displayed in each legend.</w:t>
        </w:r>
      </w:ins>
      <w:del w:id="1476" w:author="Antoni Luque Santolaria" w:date="2021-12-21T15:32:00Z">
        <w:r w:rsidDel="00F9659D">
          <w:delText>The model, values of best fit (</w:delText>
        </w:r>
        <w:r w:rsidDel="00F9659D">
          <w:rPr>
            <w:i/>
          </w:rPr>
          <w:delText>p</w:delText>
        </w:r>
        <w:r w:rsidDel="00F9659D">
          <w:delText xml:space="preserve">, </w:delText>
        </w:r>
        <w:r w:rsidDel="00F9659D">
          <w:rPr>
            <w:i/>
          </w:rPr>
          <w:delText>q</w:delText>
        </w:r>
        <w:r w:rsidDel="00F9659D">
          <w:delText xml:space="preserve">, </w:delText>
        </w:r>
        <w:r w:rsidDel="00F9659D">
          <w:rPr>
            <w:i/>
          </w:rPr>
          <w:delText>w</w:delText>
        </w:r>
        <w:r w:rsidDel="00F9659D">
          <w:delText>), and coefficient of determination (R</w:delText>
        </w:r>
        <w:r w:rsidDel="00F9659D">
          <w:rPr>
            <w:vertAlign w:val="superscript"/>
          </w:rPr>
          <w:delText>2</w:delText>
        </w:r>
        <w:r w:rsidDel="00F9659D">
          <w:delText>) are displayed in the legend.</w:delText>
        </w:r>
      </w:del>
      <w:r>
        <w:t xml:space="preserve"> </w:t>
      </w:r>
    </w:p>
    <w:p w14:paraId="0000016F" w14:textId="7B0E1AD6" w:rsidR="00EC67FD" w:rsidRDefault="00386A43">
      <w:pPr>
        <w:spacing w:before="280" w:after="280" w:line="360" w:lineRule="auto"/>
        <w:rPr>
          <w:b/>
        </w:rPr>
        <w:pPrChange w:id="1477" w:author="Antoni Luque Santolaria" w:date="2021-12-21T15:34:00Z">
          <w:pPr>
            <w:spacing w:before="280" w:after="280" w:line="480" w:lineRule="auto"/>
          </w:pPr>
        </w:pPrChange>
      </w:pPr>
      <w:r>
        <w:br w:type="page"/>
      </w:r>
    </w:p>
    <w:p w14:paraId="00000170" w14:textId="53186BD5" w:rsidR="00EC67FD" w:rsidRDefault="00386A43">
      <w:pPr>
        <w:spacing w:before="280" w:after="280" w:line="480" w:lineRule="auto"/>
        <w:jc w:val="center"/>
        <w:rPr>
          <w:b/>
        </w:rPr>
      </w:pPr>
      <w:del w:id="1478" w:author="Antoni Luque Santolaria" w:date="2021-12-21T14:12:00Z">
        <w:r w:rsidDel="006C027E">
          <w:rPr>
            <w:b/>
            <w:noProof/>
          </w:rPr>
          <w:lastRenderedPageBreak/>
          <w:drawing>
            <wp:inline distT="114300" distB="114300" distL="114300" distR="114300" wp14:anchorId="5C6C4D4D" wp14:editId="6918E732">
              <wp:extent cx="2581357" cy="4099560"/>
              <wp:effectExtent l="0" t="0" r="9525" b="0"/>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2608577" cy="4142789"/>
                      </a:xfrm>
                      <a:prstGeom prst="rect">
                        <a:avLst/>
                      </a:prstGeom>
                      <a:ln/>
                    </pic:spPr>
                  </pic:pic>
                </a:graphicData>
              </a:graphic>
            </wp:inline>
          </w:drawing>
        </w:r>
      </w:del>
      <w:customXmlDelRangeStart w:id="1479" w:author="Antoni Luque Santolaria" w:date="2021-12-21T14:12:00Z"/>
      <w:sdt>
        <w:sdtPr>
          <w:tag w:val="goog_rdk_272"/>
          <w:id w:val="-1873061253"/>
        </w:sdtPr>
        <w:sdtEndPr/>
        <w:sdtContent>
          <w:customXmlDelRangeEnd w:id="1479"/>
          <w:customXmlDelRangeStart w:id="1480" w:author="Antoni Luque Santolaria" w:date="2021-12-21T14:12:00Z"/>
        </w:sdtContent>
      </w:sdt>
      <w:customXmlDelRangeEnd w:id="1480"/>
      <w:ins w:id="1481" w:author="Antoni Luque Santolaria" w:date="2021-12-21T14:12:00Z">
        <w:r w:rsidR="006C027E">
          <w:rPr>
            <w:b/>
            <w:noProof/>
          </w:rPr>
          <w:drawing>
            <wp:inline distT="0" distB="0" distL="0" distR="0" wp14:anchorId="6AED9A7A" wp14:editId="14279B83">
              <wp:extent cx="2841567" cy="4507706"/>
              <wp:effectExtent l="0" t="0" r="3810" b="127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60137" cy="4537164"/>
                      </a:xfrm>
                      <a:prstGeom prst="rect">
                        <a:avLst/>
                      </a:prstGeom>
                    </pic:spPr>
                  </pic:pic>
                </a:graphicData>
              </a:graphic>
            </wp:inline>
          </w:drawing>
        </w:r>
      </w:ins>
    </w:p>
    <w:p w14:paraId="00000171" w14:textId="204D90DD" w:rsidR="00EC67FD" w:rsidDel="00871995" w:rsidRDefault="00386A43" w:rsidP="00871995">
      <w:pPr>
        <w:spacing w:line="360" w:lineRule="auto"/>
        <w:rPr>
          <w:del w:id="1482" w:author="Antoni Luque Santolaria" w:date="2021-12-21T14:14:00Z"/>
        </w:rPr>
      </w:pPr>
      <w:r>
        <w:rPr>
          <w:b/>
        </w:rPr>
        <w:t>Figure 4. Putative capsid architectures among phage isolates in the MCP library</w:t>
      </w:r>
      <w:r>
        <w:t xml:space="preserve">. </w:t>
      </w:r>
      <w:ins w:id="1483" w:author="Antoni Luque Santolaria" w:date="2021-12-21T15:36:00Z">
        <w:r w:rsidR="00155F70">
          <w:t>a</w:t>
        </w:r>
      </w:ins>
      <w:del w:id="1484" w:author="Antoni Luque Santolaria" w:date="2021-12-21T15:36:00Z">
        <w:r w:rsidR="00871995" w:rsidDel="00155F70">
          <w:delText>A</w:delText>
        </w:r>
      </w:del>
      <w:r>
        <w:t>) Probability density distribution of genome lengths (black line). The density was built with Gaussian kernels</w:t>
      </w:r>
      <w:ins w:id="1485" w:author="Diana Lee" w:date="2021-12-17T13:52:00Z">
        <w:r w:rsidR="003635FC">
          <w:t xml:space="preserve"> us</w:t>
        </w:r>
      </w:ins>
      <w:ins w:id="1486" w:author="Antoni Luque Santolaria" w:date="2021-12-21T15:37:00Z">
        <w:r w:rsidR="004C6CF5">
          <w:t xml:space="preserve">ing multiple </w:t>
        </w:r>
      </w:ins>
      <w:ins w:id="1487" w:author="Diana Lee" w:date="2021-12-17T13:52:00Z">
        <w:del w:id="1488" w:author="Antoni Luque Santolaria" w:date="2021-12-21T15:37:00Z">
          <w:r w:rsidR="003635FC" w:rsidDel="004C6CF5">
            <w:delText xml:space="preserve">ing </w:delText>
          </w:r>
        </w:del>
        <w:r w:rsidR="003635FC">
          <w:t>bandwi</w:t>
        </w:r>
      </w:ins>
      <w:ins w:id="1489" w:author="Diana Lee" w:date="2021-12-17T13:53:00Z">
        <w:r w:rsidR="003635FC">
          <w:t>dths</w:t>
        </w:r>
      </w:ins>
      <w:ins w:id="1490" w:author="Antoni Luque Santolaria" w:date="2021-12-21T15:37:00Z">
        <w:r w:rsidR="004C6CF5">
          <w:t xml:space="preserve"> (see methods)</w:t>
        </w:r>
      </w:ins>
      <w:ins w:id="1491" w:author="Diana Lee" w:date="2021-12-17T13:53:00Z">
        <w:del w:id="1492" w:author="Antoni Luque Santolaria" w:date="2021-12-21T15:37:00Z">
          <w:r w:rsidR="003635FC" w:rsidDel="004C6CF5">
            <w:delText xml:space="preserve"> calculated as described above. </w:delText>
          </w:r>
        </w:del>
      </w:ins>
      <w:del w:id="1493" w:author="Antoni Luque Santolaria" w:date="2021-12-21T15:37:00Z">
        <w:r w:rsidDel="004C6CF5">
          <w:delText xml:space="preserve"> </w:delText>
        </w:r>
      </w:del>
      <w:del w:id="1494" w:author="Diana Lee" w:date="2021-12-17T13:52:00Z">
        <w:r w:rsidDel="003635FC">
          <w:delText xml:space="preserve">with a </w:delText>
        </w:r>
      </w:del>
      <w:customXmlDelRangeStart w:id="1495" w:author="Diana Lee" w:date="2021-12-17T13:52:00Z"/>
      <w:sdt>
        <w:sdtPr>
          <w:tag w:val="goog_rdk_273"/>
          <w:id w:val="1854523053"/>
        </w:sdtPr>
        <w:sdtEndPr/>
        <w:sdtContent>
          <w:customXmlDelRangeEnd w:id="1495"/>
          <w:commentRangeStart w:id="1496"/>
          <w:customXmlDelRangeStart w:id="1497" w:author="Diana Lee" w:date="2021-12-17T13:52:00Z"/>
        </w:sdtContent>
      </w:sdt>
      <w:customXmlDelRangeEnd w:id="1497"/>
      <w:del w:id="1498" w:author="Diana Lee" w:date="2021-12-17T13:52:00Z">
        <w:r w:rsidDel="003635FC">
          <w:delText>2 kbp width</w:delText>
        </w:r>
        <w:commentRangeEnd w:id="1496"/>
        <w:r w:rsidDel="003635FC">
          <w:commentReference w:id="1496"/>
        </w:r>
      </w:del>
      <w:r>
        <w:t xml:space="preserve">. The </w:t>
      </w:r>
      <w:ins w:id="1499" w:author="Antoni Luque Santolaria" w:date="2021-12-21T15:38:00Z">
        <w:r w:rsidR="004C6CF5">
          <w:t xml:space="preserve">genome length </w:t>
        </w:r>
      </w:ins>
      <w:del w:id="1500" w:author="Antoni Luque Santolaria" w:date="2021-12-21T15:38:00Z">
        <w:r w:rsidDel="004C6CF5">
          <w:delText xml:space="preserve">black product signs indicate the </w:delText>
        </w:r>
      </w:del>
      <w:r>
        <w:t xml:space="preserve">peaks </w:t>
      </w:r>
      <w:ins w:id="1501" w:author="Antoni Luque Santolaria" w:date="2021-12-21T15:38:00Z">
        <w:r w:rsidR="004C6CF5">
          <w:t>in</w:t>
        </w:r>
      </w:ins>
      <w:del w:id="1502" w:author="Antoni Luque Santolaria" w:date="2021-12-21T15:38:00Z">
        <w:r w:rsidDel="004C6CF5">
          <w:delText>of</w:delText>
        </w:r>
      </w:del>
      <w:r>
        <w:t xml:space="preserve"> the probability density function</w:t>
      </w:r>
      <w:ins w:id="1503" w:author="Antoni Luque Santolaria" w:date="2021-12-21T15:38:00Z">
        <w:r w:rsidR="004C6CF5">
          <w:t xml:space="preserve"> </w:t>
        </w:r>
      </w:ins>
      <w:proofErr w:type="gramStart"/>
      <w:ins w:id="1504" w:author="Antoni Luque Santolaria" w:date="2021-12-21T15:39:00Z">
        <w:r w:rsidR="004C6CF5">
          <w:t>are</w:t>
        </w:r>
        <w:proofErr w:type="gramEnd"/>
        <w:r w:rsidR="004C6CF5">
          <w:t xml:space="preserve"> indicated with red </w:t>
        </w:r>
      </w:ins>
      <w:ins w:id="1505" w:author="Antoni Luque Santolaria" w:date="2021-12-21T15:38:00Z">
        <w:r w:rsidR="004C6CF5">
          <w:t>product signs</w:t>
        </w:r>
      </w:ins>
      <w:r>
        <w:t xml:space="preserve">. Genome length regions predicted to form icosahedral capsids (G2T model) are shaded in blue. </w:t>
      </w:r>
      <w:del w:id="1506" w:author="Antoni Luque Santolaria" w:date="2021-12-21T15:39:00Z">
        <w:r w:rsidDel="004C6CF5">
          <w:delText>The r</w:delText>
        </w:r>
      </w:del>
      <w:ins w:id="1507" w:author="Antoni Luque Santolaria" w:date="2021-12-21T15:39:00Z">
        <w:r w:rsidR="004C6CF5">
          <w:t>R</w:t>
        </w:r>
      </w:ins>
      <w:r>
        <w:t>egions associated with putative elongated capsids are shaded in gray. The T-numbers associated with peaks</w:t>
      </w:r>
      <w:del w:id="1508" w:author="Antoni Luque Santolaria" w:date="2021-12-21T15:40:00Z">
        <w:r w:rsidDel="004C6CF5">
          <w:delText xml:space="preserve"> and shoulders</w:delText>
        </w:r>
      </w:del>
      <w:r>
        <w:t xml:space="preserve"> are displayed.  </w:t>
      </w:r>
      <w:ins w:id="1509" w:author="Antoni Luque Santolaria" w:date="2021-12-21T15:40:00Z">
        <w:r w:rsidR="004C6CF5">
          <w:t>b</w:t>
        </w:r>
      </w:ins>
      <w:del w:id="1510" w:author="Antoni Luque Santolaria" w:date="2021-12-21T15:40:00Z">
        <w:r w:rsidR="00871995" w:rsidDel="004C6CF5">
          <w:delText>B</w:delText>
        </w:r>
      </w:del>
      <w:r>
        <w:t xml:space="preserve">) Frequency of predicted </w:t>
      </w:r>
      <w:ins w:id="1511" w:author="Antoni Luque Santolaria" w:date="2021-12-21T15:40:00Z">
        <w:r w:rsidR="004C6CF5">
          <w:t>architectures</w:t>
        </w:r>
      </w:ins>
      <w:del w:id="1512" w:author="Antoni Luque Santolaria" w:date="2021-12-21T15:40:00Z">
        <w:r w:rsidDel="004C6CF5">
          <w:delText>T-numbers</w:delText>
        </w:r>
      </w:del>
      <w:r>
        <w:t xml:space="preserve">. The bar colors are associated with </w:t>
      </w:r>
      <w:ins w:id="1513" w:author="Antoni Luque Santolaria" w:date="2021-12-21T15:41:00Z">
        <w:r w:rsidR="004C6CF5">
          <w:t xml:space="preserve">the shaded regions </w:t>
        </w:r>
      </w:ins>
      <w:del w:id="1514" w:author="Antoni Luque Santolaria" w:date="2021-12-21T15:41:00Z">
        <w:r w:rsidDel="004C6CF5">
          <w:delText xml:space="preserve">icosahedral and elongated capsids as </w:delText>
        </w:r>
      </w:del>
      <w:r>
        <w:t>in panel a).</w:t>
      </w:r>
      <w:customXmlDelRangeStart w:id="1515" w:author="Diana Lee" w:date="2021-12-17T13:53:00Z"/>
      <w:sdt>
        <w:sdtPr>
          <w:tag w:val="goog_rdk_274"/>
          <w:id w:val="-409692451"/>
        </w:sdtPr>
        <w:sdtEndPr/>
        <w:sdtContent>
          <w:customXmlDelRangeEnd w:id="1515"/>
          <w:customXmlDelRangeStart w:id="1516" w:author="Diana Lee" w:date="2021-12-17T13:53:00Z"/>
        </w:sdtContent>
      </w:sdt>
      <w:customXmlDelRangeEnd w:id="1516"/>
      <w:r>
        <w:t xml:space="preserve"> c) 3D models for the three most common predicted capsid architectures</w:t>
      </w:r>
      <w:ins w:id="1517" w:author="Antoni Luque Santolaria" w:date="2021-12-21T15:42:00Z">
        <w:r w:rsidR="00AF0B43">
          <w:t xml:space="preserve">. The labels </w:t>
        </w:r>
      </w:ins>
      <w:ins w:id="1518" w:author="Antoni Luque Santolaria" w:date="2021-12-21T15:43:00Z">
        <w:r w:rsidR="00AF0B43">
          <w:t xml:space="preserve">at </w:t>
        </w:r>
      </w:ins>
      <w:ins w:id="1519" w:author="Antoni Luque Santolaria" w:date="2021-12-21T15:42:00Z">
        <w:r w:rsidR="00AF0B43">
          <w:t xml:space="preserve">the bottom display the </w:t>
        </w:r>
      </w:ins>
      <w:ins w:id="1520" w:author="Antoni Luque Santolaria" w:date="2021-12-21T15:43:00Z">
        <w:r w:rsidR="00AF0B43">
          <w:t xml:space="preserve">T-number, </w:t>
        </w:r>
        <w:r w:rsidR="00AF0B43">
          <w:rPr>
            <w:i/>
            <w:iCs/>
          </w:rPr>
          <w:t xml:space="preserve">h </w:t>
        </w:r>
        <w:r w:rsidR="00AF0B43">
          <w:t xml:space="preserve">and </w:t>
        </w:r>
        <w:r w:rsidR="00AF0B43">
          <w:rPr>
            <w:i/>
            <w:iCs/>
          </w:rPr>
          <w:t>k</w:t>
        </w:r>
        <w:r w:rsidR="00AF0B43">
          <w:t xml:space="preserve"> steps, and frequency in per</w:t>
        </w:r>
      </w:ins>
      <w:ins w:id="1521" w:author="Antoni Luque Santolaria" w:date="2021-12-21T15:44:00Z">
        <w:r w:rsidR="00AF0B43">
          <w:t>centage</w:t>
        </w:r>
      </w:ins>
      <w:ins w:id="1522" w:author="Antoni Luque Santolaria" w:date="2021-12-21T15:42:00Z">
        <w:r w:rsidR="00AE3C1D">
          <w:t xml:space="preserve">. </w:t>
        </w:r>
      </w:ins>
      <w:ins w:id="1523" w:author="Antoni Luque Santolaria" w:date="2021-12-21T15:44:00Z">
        <w:r w:rsidR="00AF0B43">
          <w:t xml:space="preserve">Blue arrows and black dots highlight the steps in the hexagonal lattice. </w:t>
        </w:r>
      </w:ins>
      <w:ins w:id="1524" w:author="Antoni Luque Santolaria" w:date="2021-12-21T15:42:00Z">
        <w:r w:rsidR="00AE3C1D">
          <w:t>The models were</w:t>
        </w:r>
      </w:ins>
      <w:r>
        <w:t xml:space="preserve"> generated with the </w:t>
      </w:r>
      <w:proofErr w:type="spellStart"/>
      <w:r>
        <w:rPr>
          <w:i/>
        </w:rPr>
        <w:t>hkcage</w:t>
      </w:r>
      <w:proofErr w:type="spellEnd"/>
      <w:r>
        <w:t xml:space="preserve"> function in Chimera X (Pettersen et al. 2021, Luque et al. 2020). </w:t>
      </w:r>
      <w:del w:id="1525" w:author="Antoni Luque Santolaria" w:date="2021-12-21T15:42:00Z">
        <w:r w:rsidDel="00AE3C1D">
          <w:delText>The b</w:delText>
        </w:r>
      </w:del>
      <w:del w:id="1526" w:author="Antoni Luque Santolaria" w:date="2021-12-21T15:44:00Z">
        <w:r w:rsidDel="00AF0B43">
          <w:delText>lue arrows and black dots highlight the steps in the hexagonal lattice.</w:delText>
        </w:r>
      </w:del>
    </w:p>
    <w:p w14:paraId="124832F1" w14:textId="77777777" w:rsidR="00871995" w:rsidRDefault="00871995">
      <w:pPr>
        <w:spacing w:before="280" w:after="280" w:line="360" w:lineRule="auto"/>
        <w:rPr>
          <w:ins w:id="1527" w:author="Antoni Luque Santolaria" w:date="2021-12-21T15:34:00Z"/>
        </w:rPr>
        <w:pPrChange w:id="1528" w:author="Antoni Luque Santolaria" w:date="2021-12-21T15:34:00Z">
          <w:pPr>
            <w:spacing w:before="280" w:after="280" w:line="480" w:lineRule="auto"/>
          </w:pPr>
        </w:pPrChange>
      </w:pPr>
    </w:p>
    <w:p w14:paraId="13A69D76" w14:textId="594279E8" w:rsidR="006C027E" w:rsidRDefault="006C027E">
      <w:pPr>
        <w:spacing w:line="360" w:lineRule="auto"/>
        <w:rPr>
          <w:ins w:id="1529" w:author="Antoni Luque Santolaria" w:date="2021-12-21T14:14:00Z"/>
        </w:rPr>
        <w:pPrChange w:id="1530" w:author="Antoni Luque Santolaria" w:date="2021-12-21T15:34:00Z">
          <w:pPr/>
        </w:pPrChange>
      </w:pPr>
      <w:ins w:id="1531" w:author="Antoni Luque Santolaria" w:date="2021-12-21T14:14:00Z">
        <w:r>
          <w:br w:type="page"/>
        </w:r>
      </w:ins>
    </w:p>
    <w:p w14:paraId="664B9524" w14:textId="355E70F7" w:rsidR="006C027E" w:rsidRDefault="003D3E32" w:rsidP="006C027E">
      <w:pPr>
        <w:spacing w:before="280" w:after="280" w:line="480" w:lineRule="auto"/>
        <w:rPr>
          <w:ins w:id="1532" w:author="Antoni Luque Santolaria" w:date="2021-12-21T14:14:00Z"/>
        </w:rPr>
      </w:pPr>
      <w:ins w:id="1533" w:author="Antoni Luque Santolaria" w:date="2021-12-22T02:21:00Z">
        <w:r>
          <w:rPr>
            <w:noProof/>
          </w:rPr>
          <w:lastRenderedPageBreak/>
          <w:drawing>
            <wp:inline distT="0" distB="0" distL="0" distR="0" wp14:anchorId="03207A8B" wp14:editId="61FA6977">
              <wp:extent cx="5943600" cy="3488055"/>
              <wp:effectExtent l="0" t="0" r="0" b="4445"/>
              <wp:docPr id="3" name="Picture 3"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unburst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488055"/>
                      </a:xfrm>
                      <a:prstGeom prst="rect">
                        <a:avLst/>
                      </a:prstGeom>
                    </pic:spPr>
                  </pic:pic>
                </a:graphicData>
              </a:graphic>
            </wp:inline>
          </w:drawing>
        </w:r>
      </w:ins>
    </w:p>
    <w:p w14:paraId="00000172" w14:textId="7E3C9BA8" w:rsidR="00EC67FD" w:rsidDel="006C027E" w:rsidRDefault="00CF3DC9">
      <w:pPr>
        <w:spacing w:before="280" w:after="280" w:line="360" w:lineRule="auto"/>
        <w:rPr>
          <w:del w:id="1534" w:author="Antoni Luque Santolaria" w:date="2021-12-21T14:13:00Z"/>
        </w:rPr>
        <w:pPrChange w:id="1535" w:author="Antoni Luque Santolaria" w:date="2021-12-21T15:35:00Z">
          <w:pPr>
            <w:spacing w:before="280" w:after="280" w:line="480" w:lineRule="auto"/>
            <w:jc w:val="center"/>
          </w:pPr>
        </w:pPrChange>
      </w:pPr>
      <w:customXmlDelRangeStart w:id="1536" w:author="Antoni Luque Santolaria" w:date="2021-12-21T14:14:00Z"/>
      <w:sdt>
        <w:sdtPr>
          <w:tag w:val="goog_rdk_276"/>
          <w:id w:val="-92395691"/>
        </w:sdtPr>
        <w:sdtEndPr/>
        <w:sdtContent>
          <w:customXmlDelRangeEnd w:id="1536"/>
          <w:ins w:id="1537" w:author="Diana Lee" w:date="2021-12-15T09:52:00Z">
            <w:del w:id="1538" w:author="Antoni Luque Santolaria" w:date="2021-12-21T10:02:00Z">
              <w:r w:rsidR="00386A43" w:rsidDel="00ED74EC">
                <w:rPr>
                  <w:noProof/>
                </w:rPr>
                <w:drawing>
                  <wp:inline distT="114300" distB="114300" distL="114300" distR="114300" wp14:anchorId="41DE6B7F" wp14:editId="3930B8B9">
                    <wp:extent cx="3833813" cy="4425008"/>
                    <wp:effectExtent l="0" t="0" r="0" b="0"/>
                    <wp:docPr id="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3833813" cy="4425008"/>
                            </a:xfrm>
                            <a:prstGeom prst="rect">
                              <a:avLst/>
                            </a:prstGeom>
                            <a:ln/>
                          </pic:spPr>
                        </pic:pic>
                      </a:graphicData>
                    </a:graphic>
                  </wp:inline>
                </w:drawing>
              </w:r>
            </w:del>
          </w:ins>
          <w:customXmlDelRangeStart w:id="1539" w:author="Antoni Luque Santolaria" w:date="2021-12-21T14:14:00Z"/>
        </w:sdtContent>
      </w:sdt>
      <w:customXmlDelRangeEnd w:id="1539"/>
    </w:p>
    <w:p w14:paraId="1DFBF9D7" w14:textId="06B98D9D" w:rsidR="00EC67FD" w:rsidDel="00387DB7" w:rsidRDefault="00386A43">
      <w:pPr>
        <w:spacing w:before="280" w:after="280" w:line="360" w:lineRule="auto"/>
        <w:rPr>
          <w:del w:id="1540" w:author="Antoni Luque Santolaria" w:date="2021-12-21T14:46:00Z"/>
        </w:rPr>
        <w:pPrChange w:id="1541" w:author="Antoni Luque Santolaria" w:date="2021-12-21T15:35:00Z">
          <w:pPr>
            <w:spacing w:before="280" w:after="280" w:line="480" w:lineRule="auto"/>
          </w:pPr>
        </w:pPrChange>
      </w:pPr>
      <w:bookmarkStart w:id="1542" w:name="_heading=h.30j0zll" w:colFirst="0" w:colLast="0"/>
      <w:bookmarkEnd w:id="1542"/>
      <w:r>
        <w:rPr>
          <w:b/>
        </w:rPr>
        <w:t>Figure 5. Association between major capsid protein similarity and capsid architecture.</w:t>
      </w:r>
      <w:r>
        <w:t xml:space="preserve"> a) </w:t>
      </w:r>
      <w:ins w:id="1543" w:author="Antoni Luque Santolaria" w:date="2021-12-21T14:29:00Z">
        <w:r w:rsidR="00EC2A0F">
          <w:t>Violin plot</w:t>
        </w:r>
      </w:ins>
      <w:ins w:id="1544" w:author="Antoni Luque Santolaria" w:date="2021-12-21T15:10:00Z">
        <w:r w:rsidR="009D6B58">
          <w:t>s</w:t>
        </w:r>
      </w:ins>
      <w:ins w:id="1545" w:author="Antoni Luque Santolaria" w:date="2021-12-21T14:29:00Z">
        <w:r w:rsidR="00EC2A0F">
          <w:t xml:space="preserve"> for the distribution of relative differences in T-number (blue shade)</w:t>
        </w:r>
      </w:ins>
      <w:del w:id="1546" w:author="Antoni Luque Santolaria" w:date="2021-12-21T14:30:00Z">
        <w:r w:rsidDel="00EC2A0F">
          <w:delText>The dissimilarity in capsid architecture (defined as the relative difference in T-number) is plotted</w:delText>
        </w:r>
      </w:del>
      <w:r>
        <w:t xml:space="preserve"> for </w:t>
      </w:r>
      <w:del w:id="1547" w:author="Antoni Luque Santolaria" w:date="2021-12-21T14:30:00Z">
        <w:r w:rsidDel="00EC2A0F">
          <w:delText xml:space="preserve">pairs of </w:delText>
        </w:r>
      </w:del>
      <w:r>
        <w:t>major capsid protein</w:t>
      </w:r>
      <w:del w:id="1548" w:author="Antoni Luque Santolaria" w:date="2021-12-21T14:30:00Z">
        <w:r w:rsidDel="00EC2A0F">
          <w:delText>s</w:delText>
        </w:r>
      </w:del>
      <w:del w:id="1549" w:author="Antoni Luque Santolaria" w:date="2021-12-21T14:27:00Z">
        <w:r w:rsidDel="00EC2A0F">
          <w:delText>. The pairs are</w:delText>
        </w:r>
      </w:del>
      <w:r>
        <w:t xml:space="preserve"> group</w:t>
      </w:r>
      <w:ins w:id="1550" w:author="Antoni Luque Santolaria" w:date="2021-12-21T14:30:00Z">
        <w:r w:rsidR="00EC2A0F">
          <w:t>s</w:t>
        </w:r>
      </w:ins>
      <w:del w:id="1551" w:author="Antoni Luque Santolaria" w:date="2021-12-21T14:30:00Z">
        <w:r w:rsidDel="00EC2A0F">
          <w:delText>ed</w:delText>
        </w:r>
      </w:del>
      <w:r>
        <w:t xml:space="preserve"> </w:t>
      </w:r>
      <w:ins w:id="1552" w:author="Antoni Luque Santolaria" w:date="2021-12-21T14:27:00Z">
        <w:r w:rsidR="00EC2A0F">
          <w:t xml:space="preserve">based </w:t>
        </w:r>
      </w:ins>
      <w:ins w:id="1553" w:author="Antoni Luque Santolaria" w:date="2021-12-21T14:28:00Z">
        <w:r w:rsidR="00EC2A0F">
          <w:t>on protein</w:t>
        </w:r>
      </w:ins>
      <w:ins w:id="1554" w:author="Antoni Luque Santolaria" w:date="2021-12-21T14:30:00Z">
        <w:r w:rsidR="00EC2A0F">
          <w:t>-protein</w:t>
        </w:r>
      </w:ins>
      <w:ins w:id="1555" w:author="Antoni Luque Santolaria" w:date="2021-12-21T14:28:00Z">
        <w:r w:rsidR="00EC2A0F">
          <w:t xml:space="preserve"> similarity</w:t>
        </w:r>
      </w:ins>
      <w:del w:id="1556" w:author="Antoni Luque Santolaria" w:date="2021-12-21T14:28:00Z">
        <w:r w:rsidDel="00EC2A0F">
          <w:delText>in increments of 20% in protein sequence similarity</w:delText>
        </w:r>
      </w:del>
      <w:r>
        <w:t xml:space="preserve">. </w:t>
      </w:r>
      <w:del w:id="1557" w:author="Antoni Luque Santolaria" w:date="2021-12-21T14:30:00Z">
        <w:r w:rsidDel="00EC2A0F">
          <w:delText xml:space="preserve">The distribution of the relative differences in T-number is plotted as a violin plot (blue shade). Each violin plot includes </w:delText>
        </w:r>
      </w:del>
      <w:ins w:id="1558" w:author="Antoni Luque Santolaria" w:date="2021-12-21T14:30:00Z">
        <w:r w:rsidR="00EC2A0F">
          <w:t>T</w:t>
        </w:r>
      </w:ins>
      <w:del w:id="1559" w:author="Antoni Luque Santolaria" w:date="2021-12-21T14:30:00Z">
        <w:r w:rsidDel="00EC2A0F">
          <w:delText>t</w:delText>
        </w:r>
      </w:del>
      <w:r>
        <w:t xml:space="preserve">he </w:t>
      </w:r>
      <w:ins w:id="1560" w:author="Antoni Luque Santolaria" w:date="2021-12-21T14:33:00Z">
        <w:r w:rsidR="003658A9">
          <w:t xml:space="preserve">horizontal black </w:t>
        </w:r>
      </w:ins>
      <w:ins w:id="1561" w:author="Antoni Luque Santolaria" w:date="2021-12-21T14:34:00Z">
        <w:r w:rsidR="003658A9">
          <w:t>line</w:t>
        </w:r>
      </w:ins>
      <w:ins w:id="1562" w:author="Antoni Luque Santolaria" w:date="2021-12-21T14:33:00Z">
        <w:r w:rsidR="003658A9">
          <w:t xml:space="preserve"> include ticks associated with</w:t>
        </w:r>
      </w:ins>
      <w:ins w:id="1563" w:author="Antoni Luque Santolaria" w:date="2021-12-21T14:31:00Z">
        <w:r w:rsidR="003658A9">
          <w:t xml:space="preserve"> the </w:t>
        </w:r>
      </w:ins>
      <w:del w:id="1564" w:author="Antoni Luque Santolaria" w:date="2021-12-21T14:31:00Z">
        <w:r w:rsidDel="003658A9">
          <w:delText xml:space="preserve">median (white dot) and the </w:delText>
        </w:r>
      </w:del>
      <w:r>
        <w:t>25</w:t>
      </w:r>
      <w:ins w:id="1565" w:author="Antoni Luque Santolaria" w:date="2021-12-21T14:32:00Z">
        <w:r w:rsidR="003658A9" w:rsidRPr="003658A9">
          <w:rPr>
            <w:rPrChange w:id="1566" w:author="Antoni Luque Santolaria" w:date="2021-12-21T14:32:00Z">
              <w:rPr>
                <w:vertAlign w:val="superscript"/>
              </w:rPr>
            </w:rPrChange>
          </w:rPr>
          <w:t>th</w:t>
        </w:r>
      </w:ins>
      <w:del w:id="1567" w:author="Antoni Luque Santolaria" w:date="2021-12-21T14:31:00Z">
        <w:r w:rsidRPr="003658A9" w:rsidDel="003658A9">
          <w:rPr>
            <w:vertAlign w:val="superscript"/>
            <w:rPrChange w:id="1568" w:author="Antoni Luque Santolaria" w:date="2021-12-21T14:31:00Z">
              <w:rPr/>
            </w:rPrChange>
          </w:rPr>
          <w:delText>th</w:delText>
        </w:r>
      </w:del>
      <w:r>
        <w:t xml:space="preserve"> </w:t>
      </w:r>
      <w:ins w:id="1569" w:author="Antoni Luque Santolaria" w:date="2021-12-21T14:32:00Z">
        <w:r w:rsidR="003658A9">
          <w:t>quantile, median, and</w:t>
        </w:r>
      </w:ins>
      <w:del w:id="1570" w:author="Antoni Luque Santolaria" w:date="2021-12-21T14:32:00Z">
        <w:r w:rsidDel="003658A9">
          <w:delText>to</w:delText>
        </w:r>
      </w:del>
      <w:r>
        <w:t xml:space="preserve"> 75th quantile</w:t>
      </w:r>
      <w:ins w:id="1571" w:author="Antoni Luque Santolaria" w:date="2021-12-21T14:34:00Z">
        <w:r w:rsidR="003658A9">
          <w:t xml:space="preserve"> The blue lines </w:t>
        </w:r>
      </w:ins>
      <w:ins w:id="1572" w:author="Antoni Luque Santolaria" w:date="2021-12-22T04:25:00Z">
        <w:r w:rsidR="0002009B">
          <w:t>capture</w:t>
        </w:r>
      </w:ins>
      <w:ins w:id="1573" w:author="Antoni Luque Santolaria" w:date="2021-12-21T14:34:00Z">
        <w:r w:rsidR="003658A9">
          <w:t xml:space="preserve"> the full range for each group</w:t>
        </w:r>
      </w:ins>
      <w:del w:id="1574" w:author="Antoni Luque Santolaria" w:date="2021-12-21T14:34:00Z">
        <w:r w:rsidDel="003658A9">
          <w:delText xml:space="preserve"> range</w:delText>
        </w:r>
      </w:del>
      <w:del w:id="1575" w:author="Antoni Luque Santolaria" w:date="2021-12-21T14:32:00Z">
        <w:r w:rsidDel="003658A9">
          <w:delText xml:space="preserve"> (black bar)</w:delText>
        </w:r>
      </w:del>
      <w:r>
        <w:t xml:space="preserve">. </w:t>
      </w:r>
      <w:ins w:id="1576" w:author="Antoni Luque Santolaria" w:date="2021-12-22T02:22:00Z">
        <w:r w:rsidR="003D3E32">
          <w:t>b</w:t>
        </w:r>
      </w:ins>
      <w:ins w:id="1577" w:author="Antoni Luque Santolaria" w:date="2021-12-22T02:21:00Z">
        <w:r w:rsidR="003D3E32">
          <w:t xml:space="preserve">) Unrooted circular phylogenetic tree obtained for the MCPs in the MCP/T library. The inner circle contains the </w:t>
        </w:r>
      </w:ins>
      <w:ins w:id="1578" w:author="Antoni Luque Santolaria" w:date="2021-12-22T02:22:00Z">
        <w:r w:rsidR="00881E1C">
          <w:t>phage</w:t>
        </w:r>
      </w:ins>
      <w:ins w:id="1579" w:author="Antoni Luque Santolaria" w:date="2021-12-22T02:21:00Z">
        <w:r w:rsidR="003D3E32">
          <w:t xml:space="preserve"> names. The bars correspond to the genome length of the associated phage. The colors correspond to the predicted T-numbers and the three circumferences represent the mean genome length associated to the three more frequent T-number architectures.</w:t>
        </w:r>
      </w:ins>
      <w:ins w:id="1580" w:author="Antoni Luque Santolaria" w:date="2021-12-22T02:24:00Z">
        <w:r w:rsidR="00881E1C">
          <w:t xml:space="preserve"> Three large clades are </w:t>
        </w:r>
      </w:ins>
      <w:ins w:id="1581" w:author="Antoni Luque Santolaria" w:date="2021-12-22T02:25:00Z">
        <w:r w:rsidR="00881E1C">
          <w:t xml:space="preserve">highlighted with black arcs and solid dots </w:t>
        </w:r>
      </w:ins>
      <w:ins w:id="1582" w:author="Antoni Luque Santolaria" w:date="2021-12-22T02:26:00Z">
        <w:r w:rsidR="00763926">
          <w:t>o</w:t>
        </w:r>
      </w:ins>
      <w:ins w:id="1583" w:author="Antoni Luque Santolaria" w:date="2021-12-22T02:25:00Z">
        <w:r w:rsidR="00881E1C">
          <w:t xml:space="preserve">n the clade </w:t>
        </w:r>
      </w:ins>
      <w:ins w:id="1584" w:author="Antoni Luque Santolaria" w:date="2021-12-22T02:26:00Z">
        <w:r w:rsidR="00881E1C">
          <w:t>node</w:t>
        </w:r>
      </w:ins>
      <w:ins w:id="1585" w:author="Antoni Luque Santolaria" w:date="2021-12-22T02:25:00Z">
        <w:r w:rsidR="00881E1C">
          <w:t>.</w:t>
        </w:r>
      </w:ins>
      <w:ins w:id="1586" w:author="Antoni Luque Santolaria" w:date="2021-12-22T02:23:00Z">
        <w:r w:rsidR="00881E1C">
          <w:t xml:space="preserve"> Data File 6 contains the tree in vectorial format.</w:t>
        </w:r>
      </w:ins>
      <w:ins w:id="1587" w:author="Antoni Luque Santolaria" w:date="2021-12-22T02:21:00Z">
        <w:r w:rsidR="003D3E32">
          <w:t xml:space="preserve"> c</w:t>
        </w:r>
      </w:ins>
      <w:del w:id="1588" w:author="Antoni Luque Santolaria" w:date="2021-12-22T02:21:00Z">
        <w:r w:rsidDel="003D3E32">
          <w:delText>b</w:delText>
        </w:r>
      </w:del>
      <w:r>
        <w:t>) The percentage</w:t>
      </w:r>
      <w:ins w:id="1589" w:author="Antoni Luque Santolaria" w:date="2021-12-21T14:38:00Z">
        <w:r w:rsidR="007F32C8">
          <w:t>s</w:t>
        </w:r>
      </w:ins>
      <w:r>
        <w:t xml:space="preserve"> of </w:t>
      </w:r>
      <w:ins w:id="1590" w:author="Antoni Luque Santolaria" w:date="2021-12-21T14:37:00Z">
        <w:r w:rsidR="007F32C8">
          <w:t xml:space="preserve">total </w:t>
        </w:r>
      </w:ins>
      <w:r>
        <w:t>capsid architectures predicted</w:t>
      </w:r>
      <w:ins w:id="1591" w:author="Antoni Luque Santolaria" w:date="2021-12-21T14:37:00Z">
        <w:r w:rsidR="007F32C8">
          <w:t xml:space="preserve"> (product signs) and</w:t>
        </w:r>
      </w:ins>
      <w:r>
        <w:t xml:space="preserve"> </w:t>
      </w:r>
      <w:ins w:id="1592" w:author="Antoni Luque Santolaria" w:date="2021-12-21T14:37:00Z">
        <w:r w:rsidR="007F32C8">
          <w:t>accurate predi</w:t>
        </w:r>
      </w:ins>
      <w:ins w:id="1593" w:author="Antoni Luque Santolaria" w:date="2021-12-21T14:38:00Z">
        <w:r w:rsidR="007F32C8">
          <w:t xml:space="preserve">ctions </w:t>
        </w:r>
      </w:ins>
      <w:del w:id="1594" w:author="Antoni Luque Santolaria" w:date="2021-12-21T14:38:00Z">
        <w:r w:rsidDel="007F32C8">
          <w:delText xml:space="preserve">correctly (accuracy) is plotted as a function of the minimum sequence similarity </w:delText>
        </w:r>
      </w:del>
      <w:del w:id="1595" w:author="Antoni Luque Santolaria" w:date="2021-12-21T14:36:00Z">
        <w:r w:rsidDel="007F32C8">
          <w:delText>require</w:delText>
        </w:r>
      </w:del>
      <w:ins w:id="1596" w:author="Antoni Luque Santolaria" w:date="2021-12-21T14:36:00Z">
        <w:r w:rsidR="007F32C8">
          <w:t>(black triangles)</w:t>
        </w:r>
      </w:ins>
      <w:ins w:id="1597" w:author="Antoni Luque Santolaria" w:date="2021-12-21T14:38:00Z">
        <w:r w:rsidR="007F32C8">
          <w:t xml:space="preserve"> are plotted as a function of the minimum protein</w:t>
        </w:r>
      </w:ins>
      <w:ins w:id="1598" w:author="Antoni Luque Santolaria" w:date="2021-12-21T14:39:00Z">
        <w:r w:rsidR="007F32C8">
          <w:t>-protein</w:t>
        </w:r>
      </w:ins>
      <w:ins w:id="1599" w:author="Antoni Luque Santolaria" w:date="2021-12-21T14:38:00Z">
        <w:r w:rsidR="007F32C8">
          <w:t xml:space="preserve"> similarity</w:t>
        </w:r>
      </w:ins>
      <w:ins w:id="1600" w:author="Antoni Luque Santolaria" w:date="2021-12-21T14:39:00Z">
        <w:r w:rsidR="007F32C8">
          <w:t xml:space="preserve"> </w:t>
        </w:r>
      </w:ins>
      <w:ins w:id="1601" w:author="Antoni Luque Santolaria" w:date="2021-12-22T04:27:00Z">
        <w:r w:rsidR="001C765C">
          <w:t>required</w:t>
        </w:r>
      </w:ins>
      <w:ins w:id="1602" w:author="Antoni Luque Santolaria" w:date="2021-12-21T14:39:00Z">
        <w:r w:rsidR="007F32C8">
          <w:t>.</w:t>
        </w:r>
      </w:ins>
      <w:customXmlDelRangeStart w:id="1603" w:author="Antoni Luque Santolaria" w:date="2021-12-21T14:36:00Z"/>
      <w:sdt>
        <w:sdtPr>
          <w:tag w:val="goog_rdk_278"/>
          <w:id w:val="-733626059"/>
        </w:sdtPr>
        <w:sdtEndPr/>
        <w:sdtContent>
          <w:customXmlDelRangeEnd w:id="1603"/>
          <w:ins w:id="1604" w:author="Microsoft Office User" w:date="2021-12-01T11:24:00Z">
            <w:del w:id="1605" w:author="Antoni Luque Santolaria" w:date="2021-12-21T14:36:00Z">
              <w:r w:rsidDel="007F32C8">
                <w:delText>d</w:delText>
              </w:r>
            </w:del>
          </w:ins>
          <w:customXmlDelRangeStart w:id="1606" w:author="Antoni Luque Santolaria" w:date="2021-12-21T14:36:00Z"/>
        </w:sdtContent>
      </w:sdt>
      <w:customXmlDelRangeEnd w:id="1606"/>
      <w:r>
        <w:t xml:space="preserve"> </w:t>
      </w:r>
      <w:moveFromRangeStart w:id="1607" w:author="Antoni Luque Santolaria" w:date="2021-12-21T14:37:00Z" w:name="move90989872"/>
      <w:moveFrom w:id="1608" w:author="Antoni Luque Santolaria" w:date="2021-12-21T14:37:00Z">
        <w:del w:id="1609" w:author="Antoni Luque Santolaria" w:date="2021-12-21T14:39:00Z">
          <w:r w:rsidDel="007F32C8">
            <w:delText>to generate a prediction (product signs). The triangle symbols represent t</w:delText>
          </w:r>
        </w:del>
      </w:moveFrom>
      <w:moveFromRangeEnd w:id="1607"/>
      <w:del w:id="1610" w:author="Antoni Luque Santolaria" w:date="2021-12-21T14:39:00Z">
        <w:r w:rsidDel="007F32C8">
          <w:delText xml:space="preserve">he percentage of capsids predicted. </w:delText>
        </w:r>
      </w:del>
      <w:moveToRangeStart w:id="1611" w:author="Antoni Luque Santolaria" w:date="2021-12-21T14:37:00Z" w:name="move90989872"/>
      <w:moveTo w:id="1612" w:author="Antoni Luque Santolaria" w:date="2021-12-21T14:37:00Z">
        <w:del w:id="1613" w:author="Antoni Luque Santolaria" w:date="2021-12-21T14:39:00Z">
          <w:r w:rsidR="007F32C8" w:rsidDel="007F32C8">
            <w:delText>to generate a prediction (product signs). The triangle symbols represent t</w:delText>
          </w:r>
        </w:del>
      </w:moveTo>
      <w:moveToRangeEnd w:id="1611"/>
      <w:r>
        <w:t>The lines connecting points provide a guide to the eye.</w:t>
      </w:r>
      <w:del w:id="1614" w:author="Antoni Luque Santolaria" w:date="2021-12-22T02:22:00Z">
        <w:r w:rsidDel="00901D08">
          <w:delText xml:space="preserve"> </w:delText>
        </w:r>
      </w:del>
    </w:p>
    <w:p w14:paraId="6CE69322" w14:textId="77777777" w:rsidR="00387DB7" w:rsidRDefault="00387DB7">
      <w:pPr>
        <w:spacing w:before="280" w:after="280" w:line="360" w:lineRule="auto"/>
        <w:rPr>
          <w:ins w:id="1615" w:author="Antoni Luque Santolaria" w:date="2021-12-21T14:46:00Z"/>
        </w:rPr>
        <w:pPrChange w:id="1616" w:author="Antoni Luque Santolaria" w:date="2021-12-21T15:35:00Z">
          <w:pPr>
            <w:spacing w:before="280" w:after="280" w:line="480" w:lineRule="auto"/>
          </w:pPr>
        </w:pPrChange>
      </w:pPr>
    </w:p>
    <w:p w14:paraId="00000174" w14:textId="00F33A78" w:rsidR="00EC67FD" w:rsidDel="00387DB7" w:rsidRDefault="00CF3DC9">
      <w:pPr>
        <w:spacing w:before="280" w:after="280" w:line="480" w:lineRule="auto"/>
        <w:jc w:val="center"/>
        <w:rPr>
          <w:del w:id="1617" w:author="Antoni Luque Santolaria" w:date="2021-12-21T14:45:00Z"/>
        </w:rPr>
        <w:pPrChange w:id="1618" w:author="Antoni Luque Santolaria" w:date="2021-12-21T15:16:00Z">
          <w:pPr>
            <w:spacing w:before="280" w:after="280" w:line="480" w:lineRule="auto"/>
          </w:pPr>
        </w:pPrChange>
      </w:pPr>
      <w:customXmlDelRangeStart w:id="1619" w:author="Antoni Luque Santolaria" w:date="2021-12-21T14:46:00Z"/>
      <w:sdt>
        <w:sdtPr>
          <w:tag w:val="goog_rdk_280"/>
          <w:id w:val="1904872003"/>
        </w:sdtPr>
        <w:sdtEndPr/>
        <w:sdtContent>
          <w:customXmlDelRangeEnd w:id="1619"/>
          <w:ins w:id="1620" w:author="Antoni Luque Santolaria" w:date="2021-12-21T15:16:00Z">
            <w:r w:rsidR="00890C7F">
              <w:rPr>
                <w:noProof/>
              </w:rPr>
              <w:drawing>
                <wp:inline distT="0" distB="0" distL="0" distR="0" wp14:anchorId="0E16AD84" wp14:editId="2AE0840C">
                  <wp:extent cx="3238500" cy="4991100"/>
                  <wp:effectExtent l="0" t="0" r="0" b="0"/>
                  <wp:docPr id="8" name="Picture 8"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38500" cy="4991100"/>
                          </a:xfrm>
                          <a:prstGeom prst="rect">
                            <a:avLst/>
                          </a:prstGeom>
                        </pic:spPr>
                      </pic:pic>
                    </a:graphicData>
                  </a:graphic>
                </wp:inline>
              </w:drawing>
            </w:r>
          </w:ins>
          <w:ins w:id="1621" w:author="Diana Lee" w:date="2021-12-17T22:25:00Z">
            <w:del w:id="1622" w:author="Antoni Luque Santolaria" w:date="2021-12-21T14:45:00Z">
              <w:r w:rsidR="00EC0DF0" w:rsidDel="00387DB7">
                <w:rPr>
                  <w:noProof/>
                </w:rPr>
                <w:drawing>
                  <wp:inline distT="0" distB="0" distL="0" distR="0" wp14:anchorId="09F57F96" wp14:editId="204B3421">
                    <wp:extent cx="2232660" cy="3568687"/>
                    <wp:effectExtent l="0" t="0" r="0" b="0"/>
                    <wp:docPr id="2" name="Picture 2" descr="Chart, diagram,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diagram, bar chart, histo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35673" cy="3573503"/>
                            </a:xfrm>
                            <a:prstGeom prst="rect">
                              <a:avLst/>
                            </a:prstGeom>
                          </pic:spPr>
                        </pic:pic>
                      </a:graphicData>
                    </a:graphic>
                  </wp:inline>
                </w:drawing>
              </w:r>
            </w:del>
          </w:ins>
          <w:customXmlDelRangeStart w:id="1623" w:author="Antoni Luque Santolaria" w:date="2021-12-21T14:46:00Z"/>
        </w:sdtContent>
      </w:sdt>
      <w:customXmlDelRangeEnd w:id="1623"/>
    </w:p>
    <w:p w14:paraId="7CD298B8" w14:textId="77777777" w:rsidR="00387DB7" w:rsidRDefault="00387DB7" w:rsidP="00890C7F">
      <w:pPr>
        <w:spacing w:before="280" w:after="280" w:line="480" w:lineRule="auto"/>
        <w:jc w:val="center"/>
        <w:rPr>
          <w:ins w:id="1624" w:author="Antoni Luque Santolaria" w:date="2021-12-21T14:46:00Z"/>
          <w:b/>
        </w:rPr>
      </w:pPr>
    </w:p>
    <w:p w14:paraId="00000175" w14:textId="49925C72" w:rsidR="00EC67FD" w:rsidDel="00155F70" w:rsidRDefault="00386A43">
      <w:pPr>
        <w:spacing w:before="280" w:after="280" w:line="360" w:lineRule="auto"/>
        <w:rPr>
          <w:del w:id="1625" w:author="Antoni Luque Santolaria" w:date="2021-12-21T15:35:00Z"/>
        </w:rPr>
        <w:pPrChange w:id="1626" w:author="Antoni Luque Santolaria" w:date="2021-12-21T15:35:00Z">
          <w:pPr>
            <w:spacing w:before="280" w:after="280" w:line="480" w:lineRule="auto"/>
          </w:pPr>
        </w:pPrChange>
      </w:pPr>
      <w:r>
        <w:rPr>
          <w:b/>
        </w:rPr>
        <w:t>Figure 6</w:t>
      </w:r>
      <w:r>
        <w:t xml:space="preserve">. </w:t>
      </w:r>
      <w:r>
        <w:rPr>
          <w:b/>
        </w:rPr>
        <w:t>Capsid architecture prediction from major capsid protein sequence composition.</w:t>
      </w:r>
      <w:r>
        <w:t xml:space="preserve"> a) Confusion matrix</w:t>
      </w:r>
      <w:ins w:id="1627" w:author="Antoni Luque Santolaria" w:date="2021-12-21T15:54:00Z">
        <w:r w:rsidR="00F4128D">
          <w:t xml:space="preserve"> (mean and standard deviation)</w:t>
        </w:r>
      </w:ins>
      <w:r>
        <w:t xml:space="preserve"> comparing </w:t>
      </w:r>
      <w:ins w:id="1628" w:author="Antoni Luque Santolaria" w:date="2021-12-21T15:45:00Z">
        <w:r w:rsidR="00E014D4">
          <w:t>actual capsid morphologies</w:t>
        </w:r>
      </w:ins>
      <w:ins w:id="1629" w:author="Antoni Luque Santolaria" w:date="2021-12-21T15:46:00Z">
        <w:r w:rsidR="00E014D4">
          <w:t xml:space="preserve"> and </w:t>
        </w:r>
      </w:ins>
      <w:r>
        <w:t xml:space="preserve">predicted </w:t>
      </w:r>
      <w:del w:id="1630" w:author="Antoni Luque Santolaria" w:date="2021-12-21T15:46:00Z">
        <w:r w:rsidDel="00E014D4">
          <w:delText xml:space="preserve">and actual </w:delText>
        </w:r>
      </w:del>
      <w:r>
        <w:t xml:space="preserve">capsid morphologies </w:t>
      </w:r>
      <w:ins w:id="1631" w:author="Antoni Luque Santolaria" w:date="2021-12-21T15:53:00Z">
        <w:r w:rsidR="00F4128D">
          <w:t>for</w:t>
        </w:r>
      </w:ins>
      <w:del w:id="1632" w:author="Antoni Luque Santolaria" w:date="2021-12-21T15:46:00Z">
        <w:r w:rsidDel="00E014D4">
          <w:delText>for</w:delText>
        </w:r>
      </w:del>
      <w:r>
        <w:t xml:space="preserve"> the </w:t>
      </w:r>
      <w:ins w:id="1633" w:author="Antoni Luque Santolaria" w:date="2021-12-21T15:46:00Z">
        <w:r w:rsidR="00E014D4">
          <w:t xml:space="preserve">major capsid protein-to-T-number </w:t>
        </w:r>
      </w:ins>
      <w:r>
        <w:t>random forest</w:t>
      </w:r>
      <w:ins w:id="1634" w:author="Antoni Luque Santolaria" w:date="2021-12-21T15:45:00Z">
        <w:r w:rsidR="00E014D4">
          <w:t xml:space="preserve"> (MCP2T-RF)</w:t>
        </w:r>
      </w:ins>
      <w:r>
        <w:t xml:space="preserve"> model. </w:t>
      </w:r>
      <w:del w:id="1635" w:author="Antoni Luque Santolaria" w:date="2021-12-21T15:54:00Z">
        <w:r w:rsidDel="00F4128D">
          <w:delText xml:space="preserve">The </w:delText>
        </w:r>
      </w:del>
      <w:ins w:id="1636" w:author="Antoni Luque Santolaria" w:date="2021-12-21T15:47:00Z">
        <w:r w:rsidR="004B0390">
          <w:t xml:space="preserve">The </w:t>
        </w:r>
      </w:ins>
      <w:r>
        <w:t>green gradient scale</w:t>
      </w:r>
      <w:ins w:id="1637" w:author="Antoni Luque Santolaria" w:date="2021-12-21T15:48:00Z">
        <w:r w:rsidR="004B0390">
          <w:t xml:space="preserve"> reflects the mean values</w:t>
        </w:r>
      </w:ins>
      <w:del w:id="1638" w:author="Antoni Luque Santolaria" w:date="2021-12-21T15:48:00Z">
        <w:r w:rsidDel="004B0390">
          <w:delText xml:space="preserve"> covers from 0% to 100%</w:delText>
        </w:r>
      </w:del>
      <w:r>
        <w:t xml:space="preserve">. b) Accuracy of the </w:t>
      </w:r>
      <w:del w:id="1639" w:author="Antoni Luque Santolaria" w:date="2021-12-21T15:48:00Z">
        <w:r w:rsidDel="004B0390">
          <w:delText>random forest</w:delText>
        </w:r>
      </w:del>
      <w:ins w:id="1640" w:author="Antoni Luque Santolaria" w:date="2021-12-21T15:48:00Z">
        <w:r w:rsidR="004B0390">
          <w:t>MCP2T-RF</w:t>
        </w:r>
      </w:ins>
      <w:r>
        <w:t xml:space="preserve"> model predicting different </w:t>
      </w:r>
      <w:del w:id="1641" w:author="Antoni Luque Santolaria" w:date="2021-12-21T15:49:00Z">
        <w:r w:rsidDel="004B0390">
          <w:delText>T-numbers</w:delText>
        </w:r>
      </w:del>
      <w:ins w:id="1642" w:author="Antoni Luque Santolaria" w:date="2021-12-21T15:49:00Z">
        <w:r w:rsidR="004B0390">
          <w:t xml:space="preserve">architectures. </w:t>
        </w:r>
      </w:ins>
      <w:ins w:id="1643" w:author="Antoni Luque Santolaria" w:date="2021-12-21T15:54:00Z">
        <w:r w:rsidR="00F4128D">
          <w:t>B</w:t>
        </w:r>
      </w:ins>
      <w:ins w:id="1644" w:author="Antoni Luque Santolaria" w:date="2021-12-21T15:49:00Z">
        <w:r w:rsidR="004B0390">
          <w:t>ars represent the mean accuracy</w:t>
        </w:r>
      </w:ins>
      <w:ins w:id="1645" w:author="Antoni Luque Santolaria" w:date="2021-12-21T15:55:00Z">
        <w:r w:rsidR="00F4128D">
          <w:t xml:space="preserve"> (green for T-number architectures and gray for elongated architectures).</w:t>
        </w:r>
      </w:ins>
      <w:del w:id="1646" w:author="Antoni Luque Santolaria" w:date="2021-12-21T15:49:00Z">
        <w:r w:rsidDel="004B0390">
          <w:delText xml:space="preserve"> </w:delText>
        </w:r>
      </w:del>
      <w:del w:id="1647" w:author="Antoni Luque Santolaria" w:date="2021-12-21T15:50:00Z">
        <w:r w:rsidDel="004B0390">
          <w:delText>(green bars)</w:delText>
        </w:r>
      </w:del>
      <w:ins w:id="1648" w:author="Antoni Luque Santolaria" w:date="2021-12-21T15:50:00Z">
        <w:r w:rsidR="004B0390">
          <w:t xml:space="preserve"> </w:t>
        </w:r>
      </w:ins>
      <w:ins w:id="1649" w:author="Antoni Luque Santolaria" w:date="2021-12-21T15:55:00Z">
        <w:r w:rsidR="00F4128D">
          <w:t>E</w:t>
        </w:r>
      </w:ins>
      <w:ins w:id="1650" w:author="Antoni Luque Santolaria" w:date="2021-12-21T15:50:00Z">
        <w:r w:rsidR="004B0390">
          <w:t>rror bars display the standard deviation.</w:t>
        </w:r>
      </w:ins>
      <w:del w:id="1651" w:author="Antoni Luque Santolaria" w:date="2021-12-21T15:50:00Z">
        <w:r w:rsidDel="004B0390">
          <w:delText>.</w:delText>
        </w:r>
      </w:del>
      <w:customXmlDelRangeStart w:id="1652" w:author="Antoni Luque Santolaria" w:date="2021-12-21T15:52:00Z"/>
      <w:sdt>
        <w:sdtPr>
          <w:tag w:val="goog_rdk_282"/>
          <w:id w:val="808900929"/>
        </w:sdtPr>
        <w:sdtEndPr/>
        <w:sdtContent>
          <w:customXmlDelRangeEnd w:id="1652"/>
          <w:ins w:id="1653" w:author="Diana Lee" w:date="2021-12-15T09:55:00Z">
            <w:del w:id="1654" w:author="Antoni Luque Santolaria" w:date="2021-12-21T15:50:00Z">
              <w:r w:rsidDel="004B0390">
                <w:delText xml:space="preserve"> </w:delText>
              </w:r>
            </w:del>
            <w:del w:id="1655" w:author="Antoni Luque Santolaria" w:date="2021-12-21T15:52:00Z">
              <w:r w:rsidDel="00F4128D">
                <w:delText>The black error bars represent the standard deviation.</w:delText>
              </w:r>
            </w:del>
          </w:ins>
          <w:customXmlDelRangeStart w:id="1656" w:author="Antoni Luque Santolaria" w:date="2021-12-21T15:52:00Z"/>
        </w:sdtContent>
      </w:sdt>
      <w:customXmlDelRangeEnd w:id="1656"/>
      <w:del w:id="1657" w:author="Antoni Luque Santolaria" w:date="2021-12-21T15:52:00Z">
        <w:r w:rsidDel="00F4128D">
          <w:delText xml:space="preserve"> The gray bar is the accuracy predicting elongated capsids.</w:delText>
        </w:r>
      </w:del>
      <w:r>
        <w:t xml:space="preserve"> The dashed line indicates the average accuracy.</w:t>
      </w:r>
      <w:ins w:id="1658" w:author="Diana Lee" w:date="2021-12-17T22:24:00Z">
        <w:del w:id="1659" w:author="Antoni Luque Santolaria" w:date="2021-12-21T15:52:00Z">
          <w:r w:rsidR="00EC0DF0" w:rsidDel="00F4128D">
            <w:delText xml:space="preserve"> T-numbers that were not predicted are not shown.</w:delText>
          </w:r>
        </w:del>
      </w:ins>
      <w:r>
        <w:t xml:space="preserve"> c) </w:t>
      </w:r>
      <w:ins w:id="1660" w:author="Antoni Luque Santolaria" w:date="2021-12-21T15:56:00Z">
        <w:r w:rsidR="00F4128D">
          <w:t>Mea</w:t>
        </w:r>
      </w:ins>
      <w:ins w:id="1661" w:author="Antoni Luque Santolaria" w:date="2021-12-21T15:57:00Z">
        <w:r w:rsidR="00F4128D">
          <w:t>n</w:t>
        </w:r>
      </w:ins>
      <w:del w:id="1662" w:author="Antoni Luque Santolaria" w:date="2021-12-21T15:56:00Z">
        <w:r w:rsidDel="00F4128D">
          <w:delText>The mean a</w:delText>
        </w:r>
      </w:del>
      <w:del w:id="1663" w:author="Antoni Luque Santolaria" w:date="2021-12-21T15:57:00Z">
        <w:r w:rsidDel="00F4128D">
          <w:delText>ccuracy</w:delText>
        </w:r>
      </w:del>
      <w:ins w:id="1664" w:author="Antoni Luque Santolaria" w:date="2021-12-21T15:57:00Z">
        <w:r w:rsidR="00F4128D">
          <w:t xml:space="preserve"> (green squares) and standard deviation (error bars) accuracy </w:t>
        </w:r>
      </w:ins>
      <w:del w:id="1665" w:author="Antoni Luque Santolaria" w:date="2021-12-21T15:57:00Z">
        <w:r w:rsidDel="00F4128D">
          <w:delText xml:space="preserve"> </w:delText>
        </w:r>
      </w:del>
      <w:r>
        <w:t xml:space="preserve">of the </w:t>
      </w:r>
      <w:ins w:id="1666" w:author="Antoni Luque Santolaria" w:date="2021-12-21T15:52:00Z">
        <w:r w:rsidR="00F4128D">
          <w:t xml:space="preserve">MCP2T-RF </w:t>
        </w:r>
      </w:ins>
      <w:del w:id="1667" w:author="Antoni Luque Santolaria" w:date="2021-12-21T15:52:00Z">
        <w:r w:rsidDel="00F4128D">
          <w:delText xml:space="preserve">random forest </w:delText>
        </w:r>
      </w:del>
      <w:r>
        <w:t xml:space="preserve">model </w:t>
      </w:r>
      <w:del w:id="1668" w:author="Antoni Luque Santolaria" w:date="2021-12-21T15:57:00Z">
        <w:r w:rsidDel="00F4128D">
          <w:delText xml:space="preserve">is plotted </w:delText>
        </w:r>
      </w:del>
      <w:r>
        <w:t>as a function of the size of the training set, n</w:t>
      </w:r>
      <w:ins w:id="1669" w:author="Antoni Luque Santolaria" w:date="2021-12-21T15:56:00Z">
        <w:r w:rsidR="00F4128D">
          <w:t xml:space="preserve">. </w:t>
        </w:r>
      </w:ins>
      <w:del w:id="1670" w:author="Antoni Luque Santolaria" w:date="2021-12-21T15:57:00Z">
        <w:r w:rsidDel="00F4128D">
          <w:delText xml:space="preserve"> </w:delText>
        </w:r>
      </w:del>
      <w:del w:id="1671" w:author="Antoni Luque Santolaria" w:date="2021-12-21T15:56:00Z">
        <w:r w:rsidDel="00F4128D">
          <w:delText>(</w:delText>
        </w:r>
      </w:del>
      <w:del w:id="1672" w:author="Antoni Luque Santolaria" w:date="2021-12-21T15:57:00Z">
        <w:r w:rsidDel="00F4128D">
          <w:delText xml:space="preserve">green </w:delText>
        </w:r>
      </w:del>
      <w:del w:id="1673" w:author="Antoni Luque Santolaria" w:date="2021-12-21T15:53:00Z">
        <w:r w:rsidDel="00F4128D">
          <w:delText>dots</w:delText>
        </w:r>
      </w:del>
      <w:del w:id="1674" w:author="Antoni Luque Santolaria" w:date="2021-12-21T15:56:00Z">
        <w:r w:rsidDel="00F4128D">
          <w:delText>).</w:delText>
        </w:r>
      </w:del>
      <w:del w:id="1675" w:author="Antoni Luque Santolaria" w:date="2021-12-21T15:57:00Z">
        <w:r w:rsidDel="00F4128D">
          <w:delText xml:space="preserve"> </w:delText>
        </w:r>
      </w:del>
      <w:del w:id="1676" w:author="Antoni Luque Santolaria" w:date="2021-12-21T15:56:00Z">
        <w:r w:rsidDel="00F4128D">
          <w:delText>T</w:delText>
        </w:r>
      </w:del>
      <w:del w:id="1677" w:author="Antoni Luque Santolaria" w:date="2021-12-21T15:57:00Z">
        <w:r w:rsidDel="00F4128D">
          <w:delText>he error</w:delText>
        </w:r>
      </w:del>
      <w:del w:id="1678" w:author="Antoni Luque Santolaria" w:date="2021-12-21T15:55:00Z">
        <w:r w:rsidDel="00F4128D">
          <w:delText>-</w:delText>
        </w:r>
      </w:del>
      <w:del w:id="1679" w:author="Antoni Luque Santolaria" w:date="2021-12-21T15:57:00Z">
        <w:r w:rsidDel="00F4128D">
          <w:delText xml:space="preserve">bars </w:delText>
        </w:r>
      </w:del>
      <w:del w:id="1680" w:author="Antoni Luque Santolaria" w:date="2021-12-21T15:56:00Z">
        <w:r w:rsidDel="00F4128D">
          <w:delText xml:space="preserve">are </w:delText>
        </w:r>
      </w:del>
      <w:del w:id="1681" w:author="Antoni Luque Santolaria" w:date="2021-12-21T15:57:00Z">
        <w:r w:rsidDel="00F4128D">
          <w:delText xml:space="preserve">the standard deviation. </w:delText>
        </w:r>
      </w:del>
      <w:r>
        <w:t xml:space="preserve">The solid, gray line is the fitted logarithmic model </w:t>
      </w:r>
      <w:del w:id="1682" w:author="Antoni Luque Santolaria" w:date="2021-12-21T15:58:00Z">
        <w:r w:rsidDel="001D534A">
          <w:delText xml:space="preserve">capturing </w:delText>
        </w:r>
      </w:del>
      <w:ins w:id="1683" w:author="Antoni Luque Santolaria" w:date="2021-12-21T15:58:00Z">
        <w:r w:rsidR="001D534A">
          <w:t xml:space="preserve">displayed in the legend (equation, parameters, and </w:t>
        </w:r>
      </w:ins>
      <w:del w:id="1684" w:author="Antoni Luque Santolaria" w:date="2021-12-21T15:58:00Z">
        <w:r w:rsidDel="001D534A">
          <w:delText>the trend in the mean accuracy. The legend displays the model, fitted parameters (</w:delText>
        </w:r>
        <w:r w:rsidDel="001D534A">
          <w:rPr>
            <w:i/>
          </w:rPr>
          <w:delText>g</w:delText>
        </w:r>
        <w:r w:rsidDel="001D534A">
          <w:delText xml:space="preserve"> and </w:delText>
        </w:r>
        <w:r w:rsidDel="001D534A">
          <w:rPr>
            <w:i/>
          </w:rPr>
          <w:delText>h</w:delText>
        </w:r>
        <w:r w:rsidDel="001D534A">
          <w:delText xml:space="preserve">), and </w:delText>
        </w:r>
      </w:del>
      <w:r>
        <w:t>coefficient of determination, R</w:t>
      </w:r>
      <w:r>
        <w:rPr>
          <w:vertAlign w:val="superscript"/>
        </w:rPr>
        <w:t>2</w:t>
      </w:r>
      <w:del w:id="1685" w:author="Antoni Luque Santolaria" w:date="2021-12-21T15:58:00Z">
        <w:r w:rsidDel="001D534A">
          <w:delText>.</w:delText>
        </w:r>
      </w:del>
      <w:ins w:id="1686" w:author="Antoni Luque Santolaria" w:date="2021-12-21T15:58:00Z">
        <w:r w:rsidR="001D534A">
          <w:t>).</w:t>
        </w:r>
      </w:ins>
      <w:r>
        <w:t xml:space="preserve"> </w:t>
      </w:r>
    </w:p>
    <w:p w14:paraId="5AC60DFF" w14:textId="77777777" w:rsidR="0047301C" w:rsidRDefault="0047301C">
      <w:pPr>
        <w:spacing w:before="280" w:after="280" w:line="360" w:lineRule="auto"/>
        <w:rPr>
          <w:ins w:id="1687" w:author="Antoni Luque Santolaria" w:date="2021-12-20T20:56:00Z"/>
          <w:b/>
        </w:rPr>
        <w:pPrChange w:id="1688" w:author="Antoni Luque Santolaria" w:date="2021-12-21T15:35:00Z">
          <w:pPr/>
        </w:pPrChange>
      </w:pPr>
      <w:ins w:id="1689" w:author="Antoni Luque Santolaria" w:date="2021-12-20T20:56:00Z">
        <w:r>
          <w:rPr>
            <w:b/>
          </w:rPr>
          <w:br w:type="page"/>
        </w:r>
      </w:ins>
    </w:p>
    <w:p w14:paraId="00000176" w14:textId="21864790" w:rsidR="00EC67FD" w:rsidDel="0047301C" w:rsidRDefault="00386A43" w:rsidP="0047301C">
      <w:pPr>
        <w:spacing w:before="280" w:after="280" w:line="480" w:lineRule="auto"/>
        <w:rPr>
          <w:del w:id="1690" w:author="Antoni Luque Santolaria" w:date="2021-12-20T20:56:00Z"/>
          <w:b/>
        </w:rPr>
      </w:pPr>
      <w:del w:id="1691" w:author="Antoni Luque Santolaria" w:date="2021-12-20T20:56:00Z">
        <w:r w:rsidDel="0047301C">
          <w:rPr>
            <w:b/>
            <w:noProof/>
          </w:rPr>
          <w:lastRenderedPageBreak/>
          <w:drawing>
            <wp:inline distT="0" distB="0" distL="0" distR="0" wp14:anchorId="750A0EC1" wp14:editId="095BE0AE">
              <wp:extent cx="3124200" cy="4660900"/>
              <wp:effectExtent l="0" t="0" r="0" b="0"/>
              <wp:docPr id="26"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Diagram&#10;&#10;Description automatically generated"/>
                      <pic:cNvPicPr preferRelativeResize="0"/>
                    </pic:nvPicPr>
                    <pic:blipFill>
                      <a:blip r:embed="rId29"/>
                      <a:srcRect/>
                      <a:stretch>
                        <a:fillRect/>
                      </a:stretch>
                    </pic:blipFill>
                    <pic:spPr>
                      <a:xfrm>
                        <a:off x="0" y="0"/>
                        <a:ext cx="3124200" cy="4660900"/>
                      </a:xfrm>
                      <a:prstGeom prst="rect">
                        <a:avLst/>
                      </a:prstGeom>
                      <a:ln/>
                    </pic:spPr>
                  </pic:pic>
                </a:graphicData>
              </a:graphic>
            </wp:inline>
          </w:drawing>
        </w:r>
      </w:del>
    </w:p>
    <w:p w14:paraId="3774291E" w14:textId="026C1B6C" w:rsidR="0047301C" w:rsidRDefault="0047301C" w:rsidP="0047301C">
      <w:pPr>
        <w:spacing w:before="280" w:after="280" w:line="480" w:lineRule="auto"/>
        <w:jc w:val="center"/>
        <w:rPr>
          <w:ins w:id="1692" w:author="Antoni Luque Santolaria" w:date="2021-12-20T20:56:00Z"/>
          <w:b/>
        </w:rPr>
      </w:pPr>
      <w:ins w:id="1693" w:author="Antoni Luque Santolaria" w:date="2021-12-20T20:56:00Z">
        <w:r>
          <w:rPr>
            <w:b/>
            <w:noProof/>
          </w:rPr>
          <w:drawing>
            <wp:inline distT="0" distB="0" distL="0" distR="0" wp14:anchorId="0864B4B6" wp14:editId="3E95181B">
              <wp:extent cx="3737233" cy="5879306"/>
              <wp:effectExtent l="0" t="0" r="0"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59083" cy="5913680"/>
                      </a:xfrm>
                      <a:prstGeom prst="rect">
                        <a:avLst/>
                      </a:prstGeom>
                    </pic:spPr>
                  </pic:pic>
                </a:graphicData>
              </a:graphic>
            </wp:inline>
          </w:drawing>
        </w:r>
      </w:ins>
    </w:p>
    <w:p w14:paraId="00000177" w14:textId="64F18A51" w:rsidR="00EC67FD" w:rsidRDefault="00386A43">
      <w:pPr>
        <w:spacing w:before="280" w:after="280" w:line="360" w:lineRule="auto"/>
        <w:pPrChange w:id="1694" w:author="Antoni Luque Santolaria" w:date="2021-12-21T15:36:00Z">
          <w:pPr>
            <w:spacing w:before="280" w:after="280" w:line="480" w:lineRule="auto"/>
          </w:pPr>
        </w:pPrChange>
      </w:pPr>
      <w:r>
        <w:rPr>
          <w:b/>
        </w:rPr>
        <w:t>Figure 7</w:t>
      </w:r>
      <w:r>
        <w:t xml:space="preserve">. </w:t>
      </w:r>
      <w:r>
        <w:rPr>
          <w:b/>
        </w:rPr>
        <w:t xml:space="preserve">Capsid architectures predicted </w:t>
      </w:r>
      <w:del w:id="1695" w:author="Antoni Luque Santolaria" w:date="2021-12-21T15:59:00Z">
        <w:r w:rsidDel="002155A0">
          <w:rPr>
            <w:b/>
          </w:rPr>
          <w:delText xml:space="preserve">from MCPs annotated </w:delText>
        </w:r>
      </w:del>
      <w:r>
        <w:rPr>
          <w:b/>
        </w:rPr>
        <w:t>in gut metagenomes.</w:t>
      </w:r>
      <w:r>
        <w:t xml:space="preserve"> a) Bioinformatic pipeline displaying the key steps and tools used to predict tailed phage capsids from gut metagenomic data. b) Frequency of</w:t>
      </w:r>
      <w:ins w:id="1696" w:author="Antoni Luque Santolaria" w:date="2021-12-21T15:59:00Z">
        <w:r w:rsidR="002155A0">
          <w:t xml:space="preserve"> predicted</w:t>
        </w:r>
      </w:ins>
      <w:r>
        <w:t xml:space="preserve"> </w:t>
      </w:r>
      <w:ins w:id="1697" w:author="Antoni Luque Santolaria" w:date="2021-12-20T20:57:00Z">
        <w:r w:rsidR="0047301C">
          <w:t xml:space="preserve">icosahedral </w:t>
        </w:r>
      </w:ins>
      <w:r>
        <w:t xml:space="preserve">capsid architectures. The </w:t>
      </w:r>
      <w:ins w:id="1698" w:author="Antoni Luque Santolaria" w:date="2021-12-21T16:00:00Z">
        <w:r w:rsidR="002155A0">
          <w:t xml:space="preserve">arrows highlight the three </w:t>
        </w:r>
      </w:ins>
      <w:r>
        <w:t>most frequent T-numbers</w:t>
      </w:r>
      <w:del w:id="1699" w:author="Antoni Luque Santolaria" w:date="2021-12-21T16:00:00Z">
        <w:r w:rsidDel="002155A0">
          <w:delText xml:space="preserve"> are labeled</w:delText>
        </w:r>
      </w:del>
      <w:r>
        <w:t xml:space="preserve">, including the putative genome length range in parenthesis. </w:t>
      </w:r>
    </w:p>
    <w:sectPr w:rsidR="00EC67FD" w:rsidSect="00955AD0">
      <w:headerReference w:type="default" r:id="rId31"/>
      <w:footerReference w:type="default" r:id="rId32"/>
      <w:pgSz w:w="12240" w:h="15840"/>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96" w:author="Diana Lee" w:date="2021-12-15T12:51:00Z" w:initials="">
    <w:p w14:paraId="0000017B" w14:textId="77777777" w:rsidR="00EC67FD" w:rsidRDefault="00386A4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 we want to reiterate the bandwidth here? from above: The genome lengths of the database were divided into four groups of genome lengths, 17-130 kbps, 130-210 kbps, 210-270 kbps, and 270-498 kbps. The kernel used was Gaussian and the bandwidths for each group (1.78, 3.33, 1.39, and 20, respectively)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7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71476" w16cex:dateUtc="2021-12-15T17: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7B" w16cid:durableId="2567147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8330A3" w14:textId="77777777" w:rsidR="00CF3DC9" w:rsidRDefault="00CF3DC9">
      <w:r>
        <w:separator/>
      </w:r>
    </w:p>
  </w:endnote>
  <w:endnote w:type="continuationSeparator" w:id="0">
    <w:p w14:paraId="657A5B69" w14:textId="77777777" w:rsidR="00CF3DC9" w:rsidRDefault="00CF3D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79" w14:textId="4033EB24" w:rsidR="00EC67FD" w:rsidRDefault="00386A43">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3635FC">
      <w:rPr>
        <w:noProof/>
        <w:color w:val="000000"/>
      </w:rPr>
      <w:t>1</w:t>
    </w:r>
    <w:r>
      <w:rPr>
        <w:color w:val="000000"/>
      </w:rPr>
      <w:fldChar w:fldCharType="end"/>
    </w:r>
  </w:p>
  <w:p w14:paraId="0000017A" w14:textId="77777777" w:rsidR="00EC67FD" w:rsidRDefault="00EC67F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CBE4CE" w14:textId="77777777" w:rsidR="00CF3DC9" w:rsidRDefault="00CF3DC9">
      <w:r>
        <w:separator/>
      </w:r>
    </w:p>
  </w:footnote>
  <w:footnote w:type="continuationSeparator" w:id="0">
    <w:p w14:paraId="1050793F" w14:textId="77777777" w:rsidR="00CF3DC9" w:rsidRDefault="00CF3D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78" w14:textId="77777777" w:rsidR="00EC67FD" w:rsidRDefault="00EC67FD"/>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toni Luque Santolaria">
    <w15:presenceInfo w15:providerId="AD" w15:userId="S::aluque@sdsu.edu::7338b4af-0e96-4a8b-ae3f-9f34738785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67FD"/>
    <w:rsid w:val="00000C57"/>
    <w:rsid w:val="00000D88"/>
    <w:rsid w:val="00011ADE"/>
    <w:rsid w:val="0002009B"/>
    <w:rsid w:val="00021E38"/>
    <w:rsid w:val="00030D8E"/>
    <w:rsid w:val="000334EC"/>
    <w:rsid w:val="000652A5"/>
    <w:rsid w:val="0006727A"/>
    <w:rsid w:val="000830D9"/>
    <w:rsid w:val="00086663"/>
    <w:rsid w:val="00086AF0"/>
    <w:rsid w:val="00091167"/>
    <w:rsid w:val="00094E85"/>
    <w:rsid w:val="00095DF1"/>
    <w:rsid w:val="000A13DC"/>
    <w:rsid w:val="000A1DD8"/>
    <w:rsid w:val="000B102F"/>
    <w:rsid w:val="000B2488"/>
    <w:rsid w:val="000B603C"/>
    <w:rsid w:val="000C4DCB"/>
    <w:rsid w:val="000C7377"/>
    <w:rsid w:val="000E0E8F"/>
    <w:rsid w:val="000E2067"/>
    <w:rsid w:val="00141A59"/>
    <w:rsid w:val="00154E5E"/>
    <w:rsid w:val="00155E97"/>
    <w:rsid w:val="00155F70"/>
    <w:rsid w:val="00160E6A"/>
    <w:rsid w:val="00163D19"/>
    <w:rsid w:val="001927BE"/>
    <w:rsid w:val="0019295E"/>
    <w:rsid w:val="001A51CC"/>
    <w:rsid w:val="001A56DC"/>
    <w:rsid w:val="001C6C0A"/>
    <w:rsid w:val="001C765C"/>
    <w:rsid w:val="001D534A"/>
    <w:rsid w:val="001D5783"/>
    <w:rsid w:val="001E5C84"/>
    <w:rsid w:val="001F76FB"/>
    <w:rsid w:val="00207D7A"/>
    <w:rsid w:val="002155A0"/>
    <w:rsid w:val="00221026"/>
    <w:rsid w:val="00230E5C"/>
    <w:rsid w:val="00265298"/>
    <w:rsid w:val="002677D5"/>
    <w:rsid w:val="00276B29"/>
    <w:rsid w:val="00282860"/>
    <w:rsid w:val="00287744"/>
    <w:rsid w:val="002A020D"/>
    <w:rsid w:val="002B7CE0"/>
    <w:rsid w:val="002D6EE8"/>
    <w:rsid w:val="002E53CF"/>
    <w:rsid w:val="002F78BC"/>
    <w:rsid w:val="00300FD5"/>
    <w:rsid w:val="00302B1C"/>
    <w:rsid w:val="00304E74"/>
    <w:rsid w:val="003268DC"/>
    <w:rsid w:val="003336FC"/>
    <w:rsid w:val="003372DF"/>
    <w:rsid w:val="003635FC"/>
    <w:rsid w:val="003658A9"/>
    <w:rsid w:val="00377091"/>
    <w:rsid w:val="00386A43"/>
    <w:rsid w:val="00387DB7"/>
    <w:rsid w:val="003A0F5C"/>
    <w:rsid w:val="003A35A5"/>
    <w:rsid w:val="003B05DC"/>
    <w:rsid w:val="003B756B"/>
    <w:rsid w:val="003C2F94"/>
    <w:rsid w:val="003C5103"/>
    <w:rsid w:val="003D1F1E"/>
    <w:rsid w:val="003D2AA8"/>
    <w:rsid w:val="003D3E32"/>
    <w:rsid w:val="003E12CD"/>
    <w:rsid w:val="003F4322"/>
    <w:rsid w:val="004030C3"/>
    <w:rsid w:val="0041292E"/>
    <w:rsid w:val="004149F4"/>
    <w:rsid w:val="004237B6"/>
    <w:rsid w:val="00453A40"/>
    <w:rsid w:val="00456CD4"/>
    <w:rsid w:val="0046586B"/>
    <w:rsid w:val="0047301C"/>
    <w:rsid w:val="00473CF0"/>
    <w:rsid w:val="00475AA5"/>
    <w:rsid w:val="004766E7"/>
    <w:rsid w:val="004B0390"/>
    <w:rsid w:val="004C4EDB"/>
    <w:rsid w:val="004C6CF5"/>
    <w:rsid w:val="00524091"/>
    <w:rsid w:val="00560FC6"/>
    <w:rsid w:val="00575167"/>
    <w:rsid w:val="00581E2A"/>
    <w:rsid w:val="005A4B2F"/>
    <w:rsid w:val="005D626D"/>
    <w:rsid w:val="005E2A21"/>
    <w:rsid w:val="005E2BD4"/>
    <w:rsid w:val="005E75D6"/>
    <w:rsid w:val="00632A52"/>
    <w:rsid w:val="00672823"/>
    <w:rsid w:val="006C027E"/>
    <w:rsid w:val="006D74C2"/>
    <w:rsid w:val="006E426C"/>
    <w:rsid w:val="006E4FE8"/>
    <w:rsid w:val="006E7FA2"/>
    <w:rsid w:val="006F630E"/>
    <w:rsid w:val="00707864"/>
    <w:rsid w:val="00713EF8"/>
    <w:rsid w:val="007152CC"/>
    <w:rsid w:val="00716083"/>
    <w:rsid w:val="007370CB"/>
    <w:rsid w:val="00744A21"/>
    <w:rsid w:val="00763926"/>
    <w:rsid w:val="00764F6A"/>
    <w:rsid w:val="00775FE2"/>
    <w:rsid w:val="007873F6"/>
    <w:rsid w:val="007A2501"/>
    <w:rsid w:val="007B667C"/>
    <w:rsid w:val="007D53AF"/>
    <w:rsid w:val="007E3B9F"/>
    <w:rsid w:val="007E6EDA"/>
    <w:rsid w:val="007F32C8"/>
    <w:rsid w:val="00802944"/>
    <w:rsid w:val="0080504D"/>
    <w:rsid w:val="00832FD2"/>
    <w:rsid w:val="0084538E"/>
    <w:rsid w:val="00855EF3"/>
    <w:rsid w:val="00863651"/>
    <w:rsid w:val="00871995"/>
    <w:rsid w:val="00881E1C"/>
    <w:rsid w:val="00890C7F"/>
    <w:rsid w:val="008A7A4E"/>
    <w:rsid w:val="008B2AD1"/>
    <w:rsid w:val="008B5521"/>
    <w:rsid w:val="008B7492"/>
    <w:rsid w:val="008D55D8"/>
    <w:rsid w:val="008E627C"/>
    <w:rsid w:val="008F781E"/>
    <w:rsid w:val="00901D08"/>
    <w:rsid w:val="0092109A"/>
    <w:rsid w:val="00943B51"/>
    <w:rsid w:val="00946082"/>
    <w:rsid w:val="00955AD0"/>
    <w:rsid w:val="009A3C1E"/>
    <w:rsid w:val="009B4114"/>
    <w:rsid w:val="009B4A90"/>
    <w:rsid w:val="009C5159"/>
    <w:rsid w:val="009D0069"/>
    <w:rsid w:val="009D6B58"/>
    <w:rsid w:val="009D70DA"/>
    <w:rsid w:val="009F1F40"/>
    <w:rsid w:val="00A203F3"/>
    <w:rsid w:val="00A2313D"/>
    <w:rsid w:val="00A31ADB"/>
    <w:rsid w:val="00A45665"/>
    <w:rsid w:val="00A52408"/>
    <w:rsid w:val="00A74822"/>
    <w:rsid w:val="00A86ADA"/>
    <w:rsid w:val="00AA7232"/>
    <w:rsid w:val="00AB0A30"/>
    <w:rsid w:val="00AC51E4"/>
    <w:rsid w:val="00AE3C1D"/>
    <w:rsid w:val="00AF0B43"/>
    <w:rsid w:val="00B01241"/>
    <w:rsid w:val="00B27479"/>
    <w:rsid w:val="00B31F4A"/>
    <w:rsid w:val="00B325BA"/>
    <w:rsid w:val="00B32825"/>
    <w:rsid w:val="00B444C4"/>
    <w:rsid w:val="00B45669"/>
    <w:rsid w:val="00B538B0"/>
    <w:rsid w:val="00B7073A"/>
    <w:rsid w:val="00B9411E"/>
    <w:rsid w:val="00BA118D"/>
    <w:rsid w:val="00BA6B7E"/>
    <w:rsid w:val="00BB0D01"/>
    <w:rsid w:val="00BB7EA8"/>
    <w:rsid w:val="00BD4EEB"/>
    <w:rsid w:val="00BD64A8"/>
    <w:rsid w:val="00C063D4"/>
    <w:rsid w:val="00C4414D"/>
    <w:rsid w:val="00C54B71"/>
    <w:rsid w:val="00C90CDD"/>
    <w:rsid w:val="00C924E9"/>
    <w:rsid w:val="00CA29A5"/>
    <w:rsid w:val="00CA2E19"/>
    <w:rsid w:val="00CA4412"/>
    <w:rsid w:val="00CD692E"/>
    <w:rsid w:val="00CF3DC9"/>
    <w:rsid w:val="00D04717"/>
    <w:rsid w:val="00D14CB4"/>
    <w:rsid w:val="00D53310"/>
    <w:rsid w:val="00D620D0"/>
    <w:rsid w:val="00D85CE5"/>
    <w:rsid w:val="00D92195"/>
    <w:rsid w:val="00DA2906"/>
    <w:rsid w:val="00DD21D1"/>
    <w:rsid w:val="00E014D4"/>
    <w:rsid w:val="00E073D5"/>
    <w:rsid w:val="00E350EF"/>
    <w:rsid w:val="00E4304D"/>
    <w:rsid w:val="00E56528"/>
    <w:rsid w:val="00E60A5B"/>
    <w:rsid w:val="00EA3F95"/>
    <w:rsid w:val="00EC0DF0"/>
    <w:rsid w:val="00EC2A0F"/>
    <w:rsid w:val="00EC67FD"/>
    <w:rsid w:val="00ED0CB6"/>
    <w:rsid w:val="00ED74EC"/>
    <w:rsid w:val="00EE1E92"/>
    <w:rsid w:val="00F04097"/>
    <w:rsid w:val="00F33F83"/>
    <w:rsid w:val="00F4128D"/>
    <w:rsid w:val="00F46342"/>
    <w:rsid w:val="00F567D8"/>
    <w:rsid w:val="00F703DF"/>
    <w:rsid w:val="00F759B1"/>
    <w:rsid w:val="00F87641"/>
    <w:rsid w:val="00F93BAD"/>
    <w:rsid w:val="00F9659D"/>
    <w:rsid w:val="00FA73C5"/>
    <w:rsid w:val="00FD79BB"/>
    <w:rsid w:val="00FF1E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1BA0F"/>
  <w15:docId w15:val="{A7D8BD58-FD25-40E7-80E8-58C1207B7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35B"/>
  </w:style>
  <w:style w:type="paragraph" w:styleId="Heading1">
    <w:name w:val="heading 1"/>
    <w:basedOn w:val="Normal"/>
    <w:next w:val="Normal"/>
    <w:uiPriority w:val="9"/>
    <w:qFormat/>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uiPriority w:val="9"/>
    <w:semiHidden/>
    <w:unhideWhenUsed/>
    <w:qFormat/>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Arial" w:hAnsi="Arial" w:cs="Arial"/>
      <w:sz w:val="52"/>
      <w:szCs w:val="52"/>
      <w:lang w:val="en"/>
    </w:r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rPr>
  </w:style>
  <w:style w:type="paragraph" w:styleId="ListParagraph">
    <w:name w:val="List Paragraph"/>
    <w:basedOn w:val="Normal"/>
    <w:uiPriority w:val="34"/>
    <w:qFormat/>
    <w:rsid w:val="00F93CE4"/>
    <w:pPr>
      <w:spacing w:line="276" w:lineRule="auto"/>
      <w:ind w:left="720"/>
      <w:contextualSpacing/>
    </w:pPr>
    <w:rPr>
      <w:rFonts w:ascii="Arial" w:eastAsia="Arial" w:hAnsi="Arial" w:cs="Arial"/>
      <w:sz w:val="22"/>
      <w:szCs w:val="22"/>
      <w:lang w:val="en"/>
    </w:rPr>
  </w:style>
  <w:style w:type="paragraph" w:styleId="Bibliography">
    <w:name w:val="Bibliography"/>
    <w:basedOn w:val="Normal"/>
    <w:next w:val="Normal"/>
    <w:uiPriority w:val="37"/>
    <w:unhideWhenUsed/>
    <w:rsid w:val="00857585"/>
    <w:pPr>
      <w:spacing w:line="276" w:lineRule="auto"/>
    </w:pPr>
    <w:rPr>
      <w:rFonts w:ascii="Arial" w:eastAsia="Arial" w:hAnsi="Arial" w:cs="Arial"/>
      <w:sz w:val="22"/>
      <w:szCs w:val="22"/>
      <w:lang w:val="en"/>
    </w:rPr>
  </w:style>
  <w:style w:type="character" w:styleId="Hyperlink">
    <w:name w:val="Hyperlink"/>
    <w:basedOn w:val="DefaultParagraphFont"/>
    <w:uiPriority w:val="99"/>
    <w:unhideWhenUsed/>
    <w:rsid w:val="00857585"/>
    <w:rPr>
      <w:color w:val="0000FF" w:themeColor="hyperlink"/>
      <w:u w:val="single"/>
    </w:rPr>
  </w:style>
  <w:style w:type="character" w:styleId="UnresolvedMention">
    <w:name w:val="Unresolved Mention"/>
    <w:basedOn w:val="DefaultParagraphFont"/>
    <w:uiPriority w:val="99"/>
    <w:semiHidden/>
    <w:unhideWhenUsed/>
    <w:rsid w:val="00857585"/>
    <w:rPr>
      <w:color w:val="605E5C"/>
      <w:shd w:val="clear" w:color="auto" w:fill="E1DFDD"/>
    </w:rPr>
  </w:style>
  <w:style w:type="paragraph" w:styleId="CommentText">
    <w:name w:val="annotation text"/>
    <w:basedOn w:val="Normal"/>
    <w:link w:val="CommentTextChar"/>
    <w:uiPriority w:val="99"/>
    <w:semiHidden/>
    <w:unhideWhenUsed/>
    <w:rPr>
      <w:rFonts w:ascii="Arial" w:eastAsia="Arial" w:hAnsi="Arial" w:cs="Arial"/>
      <w:sz w:val="20"/>
      <w:szCs w:val="20"/>
      <w:lang w:val="en"/>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60826"/>
    <w:rPr>
      <w:rFonts w:ascii="Segoe UI" w:eastAsia="Arial" w:hAnsi="Segoe UI" w:cs="Segoe UI"/>
      <w:sz w:val="18"/>
      <w:szCs w:val="18"/>
      <w:lang w:val="en"/>
    </w:rPr>
  </w:style>
  <w:style w:type="character" w:customStyle="1" w:styleId="BalloonTextChar">
    <w:name w:val="Balloon Text Char"/>
    <w:basedOn w:val="DefaultParagraphFont"/>
    <w:link w:val="BalloonText"/>
    <w:uiPriority w:val="99"/>
    <w:semiHidden/>
    <w:rsid w:val="00E60826"/>
    <w:rPr>
      <w:rFonts w:ascii="Segoe UI" w:hAnsi="Segoe UI" w:cs="Segoe UI"/>
      <w:sz w:val="18"/>
      <w:szCs w:val="18"/>
    </w:rPr>
  </w:style>
  <w:style w:type="character" w:styleId="LineNumber">
    <w:name w:val="line number"/>
    <w:basedOn w:val="DefaultParagraphFont"/>
    <w:uiPriority w:val="99"/>
    <w:semiHidden/>
    <w:unhideWhenUsed/>
    <w:rsid w:val="005E0C31"/>
  </w:style>
  <w:style w:type="character" w:styleId="PlaceholderText">
    <w:name w:val="Placeholder Text"/>
    <w:basedOn w:val="DefaultParagraphFont"/>
    <w:uiPriority w:val="99"/>
    <w:semiHidden/>
    <w:rsid w:val="00461A5A"/>
    <w:rPr>
      <w:color w:val="808080"/>
    </w:rPr>
  </w:style>
  <w:style w:type="paragraph" w:styleId="CommentSubject">
    <w:name w:val="annotation subject"/>
    <w:basedOn w:val="CommentText"/>
    <w:next w:val="CommentText"/>
    <w:link w:val="CommentSubjectChar"/>
    <w:uiPriority w:val="99"/>
    <w:semiHidden/>
    <w:unhideWhenUsed/>
    <w:rsid w:val="006738CC"/>
    <w:rPr>
      <w:b/>
      <w:bCs/>
    </w:rPr>
  </w:style>
  <w:style w:type="character" w:customStyle="1" w:styleId="CommentSubjectChar">
    <w:name w:val="Comment Subject Char"/>
    <w:basedOn w:val="CommentTextChar"/>
    <w:link w:val="CommentSubject"/>
    <w:uiPriority w:val="99"/>
    <w:semiHidden/>
    <w:rsid w:val="006738CC"/>
    <w:rPr>
      <w:b/>
      <w:bCs/>
      <w:sz w:val="20"/>
      <w:szCs w:val="20"/>
    </w:rPr>
  </w:style>
  <w:style w:type="paragraph" w:customStyle="1" w:styleId="MDPI23heading3">
    <w:name w:val="MDPI_2.3_heading3"/>
    <w:basedOn w:val="Normal"/>
    <w:qFormat/>
    <w:rsid w:val="005229FF"/>
    <w:pPr>
      <w:adjustRightInd w:val="0"/>
      <w:snapToGrid w:val="0"/>
      <w:spacing w:before="240" w:after="120" w:line="260" w:lineRule="atLeast"/>
      <w:outlineLvl w:val="2"/>
    </w:pPr>
    <w:rPr>
      <w:rFonts w:ascii="Palatino Linotype" w:hAnsi="Palatino Linotype"/>
      <w:color w:val="000000"/>
      <w:sz w:val="20"/>
      <w:szCs w:val="22"/>
      <w:lang w:eastAsia="de-DE" w:bidi="en-US"/>
    </w:rPr>
  </w:style>
  <w:style w:type="paragraph" w:styleId="Header">
    <w:name w:val="header"/>
    <w:basedOn w:val="Normal"/>
    <w:link w:val="HeaderChar"/>
    <w:uiPriority w:val="99"/>
    <w:unhideWhenUsed/>
    <w:rsid w:val="00804598"/>
    <w:pPr>
      <w:tabs>
        <w:tab w:val="center" w:pos="4680"/>
        <w:tab w:val="right" w:pos="9360"/>
      </w:tabs>
    </w:pPr>
    <w:rPr>
      <w:rFonts w:ascii="Arial" w:eastAsia="Arial" w:hAnsi="Arial" w:cs="Arial"/>
      <w:sz w:val="22"/>
      <w:szCs w:val="22"/>
      <w:lang w:val="en"/>
    </w:rPr>
  </w:style>
  <w:style w:type="character" w:customStyle="1" w:styleId="HeaderChar">
    <w:name w:val="Header Char"/>
    <w:basedOn w:val="DefaultParagraphFont"/>
    <w:link w:val="Header"/>
    <w:uiPriority w:val="99"/>
    <w:rsid w:val="00804598"/>
  </w:style>
  <w:style w:type="paragraph" w:styleId="Footer">
    <w:name w:val="footer"/>
    <w:basedOn w:val="Normal"/>
    <w:link w:val="FooterChar"/>
    <w:uiPriority w:val="99"/>
    <w:unhideWhenUsed/>
    <w:rsid w:val="00804598"/>
    <w:pPr>
      <w:tabs>
        <w:tab w:val="center" w:pos="4680"/>
        <w:tab w:val="right" w:pos="9360"/>
      </w:tabs>
    </w:pPr>
    <w:rPr>
      <w:rFonts w:ascii="Arial" w:eastAsia="Arial" w:hAnsi="Arial" w:cs="Arial"/>
      <w:sz w:val="22"/>
      <w:szCs w:val="22"/>
      <w:lang w:val="en"/>
    </w:rPr>
  </w:style>
  <w:style w:type="character" w:customStyle="1" w:styleId="FooterChar">
    <w:name w:val="Footer Char"/>
    <w:basedOn w:val="DefaultParagraphFont"/>
    <w:link w:val="Footer"/>
    <w:uiPriority w:val="99"/>
    <w:rsid w:val="00804598"/>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FA0F7D"/>
  </w:style>
  <w:style w:type="character" w:styleId="FollowedHyperlink">
    <w:name w:val="FollowedHyperlink"/>
    <w:basedOn w:val="DefaultParagraphFont"/>
    <w:uiPriority w:val="99"/>
    <w:semiHidden/>
    <w:unhideWhenUsed/>
    <w:rsid w:val="00857664"/>
    <w:rPr>
      <w:color w:val="800080" w:themeColor="followedHyperlink"/>
      <w:u w:val="single"/>
    </w:rPr>
  </w:style>
  <w:style w:type="table" w:styleId="TableGrid">
    <w:name w:val="Table Grid"/>
    <w:basedOn w:val="TableNormal"/>
    <w:uiPriority w:val="39"/>
    <w:rsid w:val="00495E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customStyle="1" w:styleId="c-bibliographic-informationcitation">
    <w:name w:val="c-bibliographic-information__citation"/>
    <w:basedOn w:val="Normal"/>
    <w:rsid w:val="00D00568"/>
    <w:pPr>
      <w:spacing w:before="100" w:beforeAutospacing="1" w:after="100" w:afterAutospacing="1"/>
    </w:p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paragraph" w:styleId="Revision">
    <w:name w:val="Revision"/>
    <w:hidden/>
    <w:uiPriority w:val="99"/>
    <w:semiHidden/>
    <w:rsid w:val="00C0124D"/>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593586">
      <w:bodyDiv w:val="1"/>
      <w:marLeft w:val="0"/>
      <w:marRight w:val="0"/>
      <w:marTop w:val="0"/>
      <w:marBottom w:val="0"/>
      <w:divBdr>
        <w:top w:val="none" w:sz="0" w:space="0" w:color="auto"/>
        <w:left w:val="none" w:sz="0" w:space="0" w:color="auto"/>
        <w:bottom w:val="none" w:sz="0" w:space="0" w:color="auto"/>
        <w:right w:val="none" w:sz="0" w:space="0" w:color="auto"/>
      </w:divBdr>
    </w:div>
    <w:div w:id="961882523">
      <w:bodyDiv w:val="1"/>
      <w:marLeft w:val="0"/>
      <w:marRight w:val="0"/>
      <w:marTop w:val="0"/>
      <w:marBottom w:val="0"/>
      <w:divBdr>
        <w:top w:val="none" w:sz="0" w:space="0" w:color="auto"/>
        <w:left w:val="none" w:sz="0" w:space="0" w:color="auto"/>
        <w:bottom w:val="none" w:sz="0" w:space="0" w:color="auto"/>
        <w:right w:val="none" w:sz="0" w:space="0" w:color="auto"/>
      </w:divBdr>
    </w:div>
    <w:div w:id="1493371482">
      <w:bodyDiv w:val="1"/>
      <w:marLeft w:val="0"/>
      <w:marRight w:val="0"/>
      <w:marTop w:val="0"/>
      <w:marBottom w:val="0"/>
      <w:divBdr>
        <w:top w:val="none" w:sz="0" w:space="0" w:color="auto"/>
        <w:left w:val="none" w:sz="0" w:space="0" w:color="auto"/>
        <w:bottom w:val="none" w:sz="0" w:space="0" w:color="auto"/>
        <w:right w:val="none" w:sz="0" w:space="0" w:color="auto"/>
      </w:divBdr>
    </w:div>
    <w:div w:id="1702706152">
      <w:bodyDiv w:val="1"/>
      <w:marLeft w:val="0"/>
      <w:marRight w:val="0"/>
      <w:marTop w:val="0"/>
      <w:marBottom w:val="0"/>
      <w:divBdr>
        <w:top w:val="none" w:sz="0" w:space="0" w:color="auto"/>
        <w:left w:val="none" w:sz="0" w:space="0" w:color="auto"/>
        <w:bottom w:val="none" w:sz="0" w:space="0" w:color="auto"/>
        <w:right w:val="none" w:sz="0" w:space="0" w:color="auto"/>
      </w:divBdr>
    </w:div>
    <w:div w:id="1848906985">
      <w:bodyDiv w:val="1"/>
      <w:marLeft w:val="0"/>
      <w:marRight w:val="0"/>
      <w:marTop w:val="0"/>
      <w:marBottom w:val="0"/>
      <w:divBdr>
        <w:top w:val="none" w:sz="0" w:space="0" w:color="auto"/>
        <w:left w:val="none" w:sz="0" w:space="0" w:color="auto"/>
        <w:bottom w:val="none" w:sz="0" w:space="0" w:color="auto"/>
        <w:right w:val="none" w:sz="0" w:space="0" w:color="auto"/>
      </w:divBdr>
    </w:div>
    <w:div w:id="19228336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i.org/10.1016/j.virusres.2017.02.002" TargetMode="External"/><Relationship Id="rId18" Type="http://schemas.openxmlformats.org/officeDocument/2006/relationships/image" Target="media/image4.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comments" Target="comments.xm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doi.org/10.1073/pnas.1621061114"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38/s41598-019-52794-2" TargetMode="External"/><Relationship Id="rId24" Type="http://schemas.microsoft.com/office/2018/08/relationships/commentsExtensible" Target="commentsExtensible.xm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1.png"/><Relationship Id="rId23" Type="http://schemas.microsoft.com/office/2016/09/relationships/commentsIds" Target="commentsIds.xml"/><Relationship Id="rId28" Type="http://schemas.openxmlformats.org/officeDocument/2006/relationships/image" Target="media/image10.png"/><Relationship Id="rId10" Type="http://schemas.openxmlformats.org/officeDocument/2006/relationships/hyperlink" Target="https://doi.org/10.3390/v13010063" TargetMode="External"/><Relationship Id="rId19" Type="http://schemas.openxmlformats.org/officeDocument/2006/relationships/image" Target="media/image5.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doi.org/10.1074/jbc.M110.187211" TargetMode="External"/><Relationship Id="rId14" Type="http://schemas.openxmlformats.org/officeDocument/2006/relationships/hyperlink" Target="https://doi.org/10.1093/nar/gkaa1096" TargetMode="External"/><Relationship Id="rId22" Type="http://schemas.microsoft.com/office/2011/relationships/commentsExtended" Target="commentsExtended.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theme" Target="theme/theme1.xml"/><Relationship Id="rId8" Type="http://schemas.openxmlformats.org/officeDocument/2006/relationships/hyperlink" Target="https://doi.org/10.1128/JVI.02836-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iyi+W32mFtt+T6n6/BZ9EKJShQ==">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</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6B96045-97AD-1744-8685-C088BFD1B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43</Pages>
  <Words>14437</Words>
  <Characters>82295</Characters>
  <Application>Microsoft Office Word</Application>
  <DocSecurity>0</DocSecurity>
  <Lines>685</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Diana Lee</dc:creator>
  <cp:lastModifiedBy>Antoni Luque Santolaria</cp:lastModifiedBy>
  <cp:revision>66</cp:revision>
  <cp:lastPrinted>2021-12-22T04:10:00Z</cp:lastPrinted>
  <dcterms:created xsi:type="dcterms:W3CDTF">2021-12-22T04:10:00Z</dcterms:created>
  <dcterms:modified xsi:type="dcterms:W3CDTF">2021-12-22T09:27:00Z</dcterms:modified>
</cp:coreProperties>
</file>